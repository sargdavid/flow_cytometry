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CFD55" w14:textId="70ECF442" w:rsidR="00A43D9D" w:rsidRDefault="006D1DC9" w:rsidP="006D1DC9">
      <w:pPr>
        <w:pStyle w:val="Title"/>
        <w:ind w:firstLine="720"/>
        <w:jc w:val="center"/>
      </w:pPr>
      <w:r>
        <w:t>Novel machine learning approach to d</w:t>
      </w:r>
      <w:r w:rsidR="00EC49DE">
        <w:t>ifferential f</w:t>
      </w:r>
      <w:r w:rsidR="00D80248" w:rsidRPr="00D80248">
        <w:t xml:space="preserve">low cytometry </w:t>
      </w:r>
      <w:r>
        <w:t>analysis base on projection pursuit</w:t>
      </w:r>
    </w:p>
    <w:p w14:paraId="391CF709" w14:textId="77777777" w:rsidR="006D1DC9" w:rsidRPr="006D1DC9" w:rsidRDefault="006D1DC9" w:rsidP="006D1DC9"/>
    <w:p w14:paraId="4C86FE6E" w14:textId="2BA14BF1" w:rsidR="00D80248" w:rsidRPr="00BC6953" w:rsidRDefault="00D80248" w:rsidP="00A43D9D">
      <w:pPr>
        <w:rPr>
          <w:rFonts w:ascii="Times New Roman" w:hAnsi="Times New Roman" w:cs="Times New Roman"/>
          <w:sz w:val="24"/>
          <w:szCs w:val="24"/>
        </w:rPr>
      </w:pPr>
      <w:r w:rsidRPr="00D80248">
        <w:rPr>
          <w:rFonts w:ascii="Times New Roman" w:hAnsi="Times New Roman" w:cs="Times New Roman"/>
          <w:sz w:val="24"/>
          <w:szCs w:val="24"/>
        </w:rPr>
        <w:t>Mahan Dastgiri</w:t>
      </w:r>
      <w:r w:rsidRPr="00A43D9D">
        <w:rPr>
          <w:rFonts w:ascii="Times New Roman" w:hAnsi="Times New Roman" w:cs="Times New Roman"/>
          <w:sz w:val="24"/>
          <w:szCs w:val="24"/>
          <w:vertAlign w:val="superscript"/>
        </w:rPr>
        <w:t xml:space="preserve"> </w:t>
      </w:r>
      <w:r w:rsidR="00A43D9D" w:rsidRPr="00A43D9D">
        <w:rPr>
          <w:rFonts w:ascii="Times New Roman" w:hAnsi="Times New Roman" w:cs="Times New Roman"/>
          <w:sz w:val="24"/>
          <w:szCs w:val="24"/>
          <w:vertAlign w:val="superscript"/>
        </w:rPr>
        <w:t>1</w:t>
      </w:r>
      <w:r w:rsidR="0037392D">
        <w:rPr>
          <w:rFonts w:ascii="Times New Roman" w:hAnsi="Times New Roman" w:cs="Times New Roman"/>
          <w:sz w:val="24"/>
          <w:szCs w:val="24"/>
        </w:rPr>
        <w:t xml:space="preserve">, </w:t>
      </w:r>
      <w:proofErr w:type="spellStart"/>
      <w:r w:rsidR="00832E36" w:rsidRPr="00D80248">
        <w:rPr>
          <w:rFonts w:ascii="Times New Roman" w:hAnsi="Times New Roman" w:cs="Times New Roman"/>
          <w:sz w:val="24"/>
          <w:szCs w:val="24"/>
        </w:rPr>
        <w:t>Yajie</w:t>
      </w:r>
      <w:proofErr w:type="spellEnd"/>
      <w:r w:rsidR="00832E36" w:rsidRPr="00D80248">
        <w:rPr>
          <w:rFonts w:ascii="Times New Roman" w:hAnsi="Times New Roman" w:cs="Times New Roman"/>
          <w:sz w:val="24"/>
          <w:szCs w:val="24"/>
        </w:rPr>
        <w:t xml:space="preserve"> Duan</w:t>
      </w:r>
      <w:r w:rsidR="00832E36" w:rsidRPr="00D80248">
        <w:rPr>
          <w:rFonts w:ascii="Times New Roman" w:hAnsi="Times New Roman" w:cs="Times New Roman"/>
          <w:sz w:val="24"/>
          <w:szCs w:val="24"/>
          <w:vertAlign w:val="superscript"/>
        </w:rPr>
        <w:t>1</w:t>
      </w:r>
      <w:r w:rsidR="00832E36" w:rsidRPr="00D80248">
        <w:rPr>
          <w:rFonts w:ascii="Times New Roman" w:hAnsi="Times New Roman" w:cs="Times New Roman"/>
          <w:sz w:val="24"/>
          <w:szCs w:val="24"/>
        </w:rPr>
        <w:t>,</w:t>
      </w:r>
      <w:r w:rsidR="00A6788D" w:rsidRPr="00A6788D">
        <w:rPr>
          <w:rFonts w:ascii="Times New Roman" w:hAnsi="Times New Roman" w:cs="Times New Roman"/>
          <w:sz w:val="24"/>
          <w:szCs w:val="24"/>
        </w:rPr>
        <w:t xml:space="preserve"> </w:t>
      </w:r>
      <w:r w:rsidR="00A6788D" w:rsidRPr="00A43D9D">
        <w:rPr>
          <w:rFonts w:ascii="Times New Roman" w:hAnsi="Times New Roman" w:cs="Times New Roman"/>
          <w:sz w:val="24"/>
          <w:szCs w:val="24"/>
        </w:rPr>
        <w:t>Davit Sargsyan</w:t>
      </w:r>
      <w:r w:rsidR="00A6788D" w:rsidRPr="00A43D9D">
        <w:rPr>
          <w:rFonts w:ascii="Times New Roman" w:hAnsi="Times New Roman" w:cs="Times New Roman"/>
          <w:sz w:val="24"/>
          <w:szCs w:val="24"/>
          <w:vertAlign w:val="superscript"/>
        </w:rPr>
        <w:t>2</w:t>
      </w:r>
      <w:r w:rsidR="00A6788D">
        <w:rPr>
          <w:rFonts w:ascii="Times New Roman" w:hAnsi="Times New Roman" w:cs="Times New Roman"/>
          <w:sz w:val="24"/>
          <w:szCs w:val="24"/>
          <w:vertAlign w:val="superscript"/>
        </w:rPr>
        <w:t>,3,4</w:t>
      </w:r>
      <w:r w:rsidR="00A6788D">
        <w:rPr>
          <w:rFonts w:ascii="Times New Roman" w:hAnsi="Times New Roman" w:cs="Times New Roman"/>
          <w:sz w:val="24"/>
          <w:szCs w:val="24"/>
        </w:rPr>
        <w:t xml:space="preserve">, </w:t>
      </w:r>
      <w:r w:rsidR="00272C24">
        <w:rPr>
          <w:rFonts w:ascii="Times New Roman" w:hAnsi="Times New Roman" w:cs="Times New Roman"/>
          <w:sz w:val="24"/>
          <w:szCs w:val="24"/>
        </w:rPr>
        <w:t>Abraham Adkwei</w:t>
      </w:r>
      <w:r w:rsidR="00272C24" w:rsidRPr="00272C24">
        <w:rPr>
          <w:rFonts w:ascii="Times New Roman" w:hAnsi="Times New Roman" w:cs="Times New Roman"/>
          <w:sz w:val="24"/>
          <w:szCs w:val="24"/>
          <w:vertAlign w:val="superscript"/>
        </w:rPr>
        <w:t>4,5</w:t>
      </w:r>
      <w:r w:rsidR="00272C24">
        <w:rPr>
          <w:rFonts w:ascii="Times New Roman" w:hAnsi="Times New Roman" w:cs="Times New Roman"/>
          <w:sz w:val="24"/>
          <w:szCs w:val="24"/>
        </w:rPr>
        <w:t xml:space="preserve">, </w:t>
      </w:r>
      <w:r w:rsidRPr="00D80248">
        <w:rPr>
          <w:rFonts w:ascii="Times New Roman" w:hAnsi="Times New Roman" w:cs="Times New Roman"/>
          <w:sz w:val="24"/>
          <w:szCs w:val="24"/>
        </w:rPr>
        <w:t>Rebecca Mary Peter</w:t>
      </w:r>
      <w:del w:id="0" w:author="Rebecca Mary Peter" w:date="2023-09-23T18:13:00Z">
        <w:r w:rsidRPr="00D80248" w:rsidDel="009E6EA2">
          <w:rPr>
            <w:rFonts w:ascii="Times New Roman" w:hAnsi="Times New Roman" w:cs="Times New Roman"/>
            <w:sz w:val="24"/>
            <w:szCs w:val="24"/>
          </w:rPr>
          <w:delText>s</w:delText>
        </w:r>
      </w:del>
      <w:r>
        <w:rPr>
          <w:rFonts w:ascii="Times New Roman" w:hAnsi="Times New Roman" w:cs="Times New Roman"/>
          <w:sz w:val="24"/>
          <w:szCs w:val="24"/>
          <w:vertAlign w:val="superscript"/>
        </w:rPr>
        <w:t>2</w:t>
      </w:r>
      <w:r w:rsidR="00832E36">
        <w:rPr>
          <w:rFonts w:ascii="Times New Roman" w:hAnsi="Times New Roman" w:cs="Times New Roman"/>
          <w:sz w:val="24"/>
          <w:szCs w:val="24"/>
          <w:vertAlign w:val="superscript"/>
        </w:rPr>
        <w:t>,3</w:t>
      </w:r>
      <w:r w:rsidRPr="00D80248">
        <w:rPr>
          <w:rFonts w:ascii="Times New Roman" w:hAnsi="Times New Roman" w:cs="Times New Roman"/>
          <w:sz w:val="24"/>
          <w:szCs w:val="24"/>
        </w:rPr>
        <w:t xml:space="preserve">, </w:t>
      </w:r>
      <w:proofErr w:type="spellStart"/>
      <w:r w:rsidRPr="00D80248">
        <w:rPr>
          <w:rFonts w:ascii="Times New Roman" w:hAnsi="Times New Roman" w:cs="Times New Roman"/>
          <w:sz w:val="24"/>
          <w:szCs w:val="24"/>
        </w:rPr>
        <w:t>PoChung</w:t>
      </w:r>
      <w:proofErr w:type="spellEnd"/>
      <w:r w:rsidRPr="00D80248">
        <w:rPr>
          <w:rFonts w:ascii="Times New Roman" w:hAnsi="Times New Roman" w:cs="Times New Roman"/>
          <w:sz w:val="24"/>
          <w:szCs w:val="24"/>
        </w:rPr>
        <w:t xml:space="preserve"> Chou</w:t>
      </w:r>
      <w:r w:rsidRPr="00D80248">
        <w:rPr>
          <w:rFonts w:ascii="Times New Roman" w:hAnsi="Times New Roman" w:cs="Times New Roman"/>
          <w:sz w:val="24"/>
          <w:szCs w:val="24"/>
          <w:vertAlign w:val="superscript"/>
        </w:rPr>
        <w:t>2</w:t>
      </w:r>
      <w:r w:rsidR="00832E36">
        <w:rPr>
          <w:rFonts w:ascii="Times New Roman" w:hAnsi="Times New Roman" w:cs="Times New Roman"/>
          <w:sz w:val="24"/>
          <w:szCs w:val="24"/>
          <w:vertAlign w:val="superscript"/>
        </w:rPr>
        <w:t>,3</w:t>
      </w:r>
      <w:r w:rsidRPr="00D80248">
        <w:rPr>
          <w:rFonts w:ascii="Times New Roman" w:hAnsi="Times New Roman" w:cs="Times New Roman"/>
          <w:sz w:val="24"/>
          <w:szCs w:val="24"/>
        </w:rPr>
        <w:t>, Ge Cheng</w:t>
      </w:r>
      <w:r w:rsidRPr="00D80248">
        <w:rPr>
          <w:rFonts w:ascii="Times New Roman" w:hAnsi="Times New Roman" w:cs="Times New Roman"/>
          <w:sz w:val="24"/>
          <w:szCs w:val="24"/>
          <w:vertAlign w:val="superscript"/>
        </w:rPr>
        <w:t>1</w:t>
      </w:r>
      <w:r w:rsidRPr="00D80248">
        <w:rPr>
          <w:rFonts w:ascii="Times New Roman" w:hAnsi="Times New Roman" w:cs="Times New Roman"/>
          <w:sz w:val="24"/>
          <w:szCs w:val="24"/>
        </w:rPr>
        <w:t>, Chun-Pang Lin</w:t>
      </w:r>
      <w:r w:rsidRPr="00D80248">
        <w:rPr>
          <w:rFonts w:ascii="Times New Roman" w:hAnsi="Times New Roman" w:cs="Times New Roman"/>
          <w:sz w:val="24"/>
          <w:szCs w:val="24"/>
          <w:vertAlign w:val="superscript"/>
        </w:rPr>
        <w:t>1</w:t>
      </w:r>
      <w:r w:rsidRPr="00D80248">
        <w:rPr>
          <w:rFonts w:ascii="Times New Roman" w:hAnsi="Times New Roman" w:cs="Times New Roman"/>
          <w:sz w:val="24"/>
          <w:szCs w:val="24"/>
        </w:rPr>
        <w:t>, Jocelyn Sendecki</w:t>
      </w:r>
      <w:r w:rsidR="00EC49DE">
        <w:rPr>
          <w:rFonts w:ascii="Times New Roman" w:hAnsi="Times New Roman" w:cs="Times New Roman"/>
          <w:sz w:val="24"/>
          <w:szCs w:val="24"/>
          <w:vertAlign w:val="superscript"/>
        </w:rPr>
        <w:t>4</w:t>
      </w:r>
      <w:r w:rsidRPr="00D80248">
        <w:rPr>
          <w:rFonts w:ascii="Times New Roman" w:hAnsi="Times New Roman" w:cs="Times New Roman"/>
          <w:sz w:val="24"/>
          <w:szCs w:val="24"/>
        </w:rPr>
        <w:t>, Helena Geys</w:t>
      </w:r>
      <w:r w:rsidR="00EC49DE">
        <w:rPr>
          <w:rFonts w:ascii="Times New Roman" w:hAnsi="Times New Roman" w:cs="Times New Roman"/>
          <w:sz w:val="24"/>
          <w:szCs w:val="24"/>
          <w:vertAlign w:val="superscript"/>
        </w:rPr>
        <w:t>4</w:t>
      </w:r>
      <w:r w:rsidRPr="00D80248">
        <w:rPr>
          <w:rFonts w:ascii="Times New Roman" w:hAnsi="Times New Roman" w:cs="Times New Roman"/>
          <w:sz w:val="24"/>
          <w:szCs w:val="24"/>
        </w:rPr>
        <w:t>, Kanaka Tatikola</w:t>
      </w:r>
      <w:r w:rsidR="00EC49DE">
        <w:rPr>
          <w:rFonts w:ascii="Times New Roman" w:hAnsi="Times New Roman" w:cs="Times New Roman"/>
          <w:sz w:val="24"/>
          <w:szCs w:val="24"/>
          <w:vertAlign w:val="superscript"/>
        </w:rPr>
        <w:t>4</w:t>
      </w:r>
      <w:r>
        <w:rPr>
          <w:rFonts w:ascii="Times New Roman" w:hAnsi="Times New Roman" w:cs="Times New Roman"/>
          <w:sz w:val="24"/>
          <w:szCs w:val="24"/>
        </w:rPr>
        <w:t xml:space="preserve">, </w:t>
      </w:r>
      <w:r w:rsidR="00A43D9D" w:rsidRPr="00A43D9D">
        <w:rPr>
          <w:rFonts w:ascii="Times New Roman" w:hAnsi="Times New Roman" w:cs="Times New Roman"/>
          <w:sz w:val="24"/>
          <w:szCs w:val="24"/>
        </w:rPr>
        <w:t>Ah-Ng Kong</w:t>
      </w:r>
      <w:r>
        <w:rPr>
          <w:rFonts w:ascii="Times New Roman" w:hAnsi="Times New Roman" w:cs="Times New Roman"/>
          <w:sz w:val="24"/>
          <w:szCs w:val="24"/>
          <w:vertAlign w:val="superscript"/>
        </w:rPr>
        <w:t>2</w:t>
      </w:r>
      <w:r w:rsidR="00EC49DE">
        <w:rPr>
          <w:rFonts w:ascii="Times New Roman" w:hAnsi="Times New Roman" w:cs="Times New Roman"/>
          <w:sz w:val="24"/>
          <w:szCs w:val="24"/>
          <w:vertAlign w:val="superscript"/>
        </w:rPr>
        <w:t>,3</w:t>
      </w:r>
      <w:r w:rsidR="00A6788D">
        <w:rPr>
          <w:rFonts w:ascii="Times New Roman" w:hAnsi="Times New Roman" w:cs="Times New Roman"/>
          <w:sz w:val="24"/>
          <w:szCs w:val="24"/>
        </w:rPr>
        <w:t xml:space="preserve"> and</w:t>
      </w:r>
      <w:r w:rsidR="00BC6953">
        <w:rPr>
          <w:rFonts w:ascii="Times New Roman" w:hAnsi="Times New Roman" w:cs="Times New Roman"/>
          <w:sz w:val="24"/>
          <w:szCs w:val="24"/>
        </w:rPr>
        <w:t xml:space="preserve"> </w:t>
      </w:r>
      <w:r w:rsidRPr="00D80248">
        <w:rPr>
          <w:rFonts w:ascii="Times New Roman" w:hAnsi="Times New Roman" w:cs="Times New Roman"/>
          <w:sz w:val="24"/>
          <w:szCs w:val="24"/>
        </w:rPr>
        <w:t>Javier Cabrera</w:t>
      </w:r>
      <w:r w:rsidRPr="00A43D9D">
        <w:rPr>
          <w:rFonts w:ascii="Times New Roman" w:hAnsi="Times New Roman" w:cs="Times New Roman"/>
          <w:sz w:val="24"/>
          <w:szCs w:val="24"/>
          <w:vertAlign w:val="superscript"/>
        </w:rPr>
        <w:t>1</w:t>
      </w:r>
    </w:p>
    <w:p w14:paraId="4A9781D0" w14:textId="43CE7833" w:rsidR="00EC49DE" w:rsidRDefault="00EC49DE" w:rsidP="00A43D9D">
      <w:pPr>
        <w:rPr>
          <w:rFonts w:ascii="Times New Roman" w:hAnsi="Times New Roman" w:cs="Times New Roman"/>
          <w:sz w:val="24"/>
          <w:szCs w:val="24"/>
        </w:rPr>
      </w:pPr>
      <w:r>
        <w:rPr>
          <w:rFonts w:ascii="Times New Roman" w:hAnsi="Times New Roman" w:cs="Times New Roman"/>
          <w:sz w:val="24"/>
          <w:szCs w:val="24"/>
          <w:vertAlign w:val="superscript"/>
        </w:rPr>
        <w:t>1</w:t>
      </w:r>
      <w:r w:rsidRPr="00A43D9D">
        <w:rPr>
          <w:rFonts w:ascii="Times New Roman" w:hAnsi="Times New Roman" w:cs="Times New Roman"/>
          <w:sz w:val="24"/>
          <w:szCs w:val="24"/>
        </w:rPr>
        <w:t xml:space="preserve">Department of </w:t>
      </w:r>
      <w:r>
        <w:rPr>
          <w:rFonts w:ascii="Times New Roman" w:hAnsi="Times New Roman" w:cs="Times New Roman"/>
          <w:sz w:val="24"/>
          <w:szCs w:val="24"/>
        </w:rPr>
        <w:t>Statistics</w:t>
      </w:r>
      <w:r w:rsidRPr="00A43D9D">
        <w:rPr>
          <w:rFonts w:ascii="Times New Roman" w:hAnsi="Times New Roman" w:cs="Times New Roman"/>
          <w:sz w:val="24"/>
          <w:szCs w:val="24"/>
        </w:rPr>
        <w:t xml:space="preserve">, </w:t>
      </w:r>
      <w:r>
        <w:rPr>
          <w:rFonts w:ascii="Times New Roman" w:hAnsi="Times New Roman" w:cs="Times New Roman"/>
          <w:sz w:val="24"/>
          <w:szCs w:val="24"/>
        </w:rPr>
        <w:t xml:space="preserve">School of Arts and </w:t>
      </w:r>
      <w:r w:rsidR="00832E36">
        <w:rPr>
          <w:rFonts w:ascii="Times New Roman" w:hAnsi="Times New Roman" w:cs="Times New Roman"/>
          <w:sz w:val="24"/>
          <w:szCs w:val="24"/>
        </w:rPr>
        <w:t>Sciences</w:t>
      </w:r>
      <w:r w:rsidRPr="00A43D9D">
        <w:rPr>
          <w:rFonts w:ascii="Times New Roman" w:hAnsi="Times New Roman" w:cs="Times New Roman"/>
          <w:sz w:val="24"/>
          <w:szCs w:val="24"/>
        </w:rPr>
        <w:t>, Rutgers, The State University of New Jersey, Piscataway, NJ 08854, USA</w:t>
      </w:r>
    </w:p>
    <w:p w14:paraId="3DDDFE10" w14:textId="704E2588" w:rsidR="00A43D9D" w:rsidRDefault="00EC49DE" w:rsidP="00A43D9D">
      <w:pPr>
        <w:rPr>
          <w:rFonts w:ascii="Times New Roman" w:hAnsi="Times New Roman" w:cs="Times New Roman"/>
          <w:sz w:val="24"/>
          <w:szCs w:val="24"/>
        </w:rPr>
      </w:pPr>
      <w:r>
        <w:rPr>
          <w:rFonts w:ascii="Times New Roman" w:hAnsi="Times New Roman" w:cs="Times New Roman"/>
          <w:sz w:val="24"/>
          <w:szCs w:val="24"/>
          <w:vertAlign w:val="superscript"/>
        </w:rPr>
        <w:t>2</w:t>
      </w:r>
      <w:r w:rsidR="00A43D9D" w:rsidRPr="00A43D9D">
        <w:rPr>
          <w:rFonts w:ascii="Times New Roman" w:hAnsi="Times New Roman" w:cs="Times New Roman"/>
          <w:sz w:val="24"/>
          <w:szCs w:val="24"/>
        </w:rPr>
        <w:t>Department of Pharmaceutics, Ernest Mario School of Pharmacy, Rutgers, The State University of New Jersey, Piscataway, NJ 08854, USA</w:t>
      </w:r>
    </w:p>
    <w:p w14:paraId="0102CB1F" w14:textId="53143B9C" w:rsidR="00EC49DE" w:rsidRPr="00A43D9D" w:rsidRDefault="00EC49DE" w:rsidP="00A43D9D">
      <w:pPr>
        <w:rPr>
          <w:rFonts w:ascii="Times New Roman" w:hAnsi="Times New Roman" w:cs="Times New Roman"/>
          <w:sz w:val="24"/>
          <w:szCs w:val="24"/>
        </w:rPr>
      </w:pPr>
      <w:r>
        <w:rPr>
          <w:rFonts w:ascii="Times New Roman" w:hAnsi="Times New Roman" w:cs="Times New Roman"/>
          <w:sz w:val="24"/>
          <w:szCs w:val="24"/>
          <w:vertAlign w:val="superscript"/>
        </w:rPr>
        <w:t>3</w:t>
      </w:r>
      <w:r w:rsidRPr="00A43D9D">
        <w:rPr>
          <w:rFonts w:ascii="Times New Roman" w:hAnsi="Times New Roman" w:cs="Times New Roman"/>
          <w:sz w:val="24"/>
          <w:szCs w:val="24"/>
        </w:rPr>
        <w:t>Graduate Program in Pharmaceutical Science, Ernest Mario School of Pharmacy, Rutgers, The State University of New Jersey, Piscataway, NJ 08854, USA</w:t>
      </w:r>
    </w:p>
    <w:p w14:paraId="714D6713" w14:textId="27FBAA23" w:rsidR="00F804AA" w:rsidRDefault="00EC49DE" w:rsidP="00A43D9D">
      <w:pPr>
        <w:rPr>
          <w:rFonts w:ascii="Times New Roman" w:hAnsi="Times New Roman" w:cs="Times New Roman"/>
          <w:sz w:val="24"/>
          <w:szCs w:val="24"/>
        </w:rPr>
      </w:pPr>
      <w:r>
        <w:rPr>
          <w:rFonts w:ascii="Times New Roman" w:hAnsi="Times New Roman" w:cs="Times New Roman"/>
          <w:sz w:val="24"/>
          <w:szCs w:val="24"/>
          <w:vertAlign w:val="superscript"/>
        </w:rPr>
        <w:t>4</w:t>
      </w:r>
      <w:r w:rsidR="00F804AA">
        <w:rPr>
          <w:rFonts w:ascii="Times New Roman" w:hAnsi="Times New Roman" w:cs="Times New Roman"/>
          <w:sz w:val="24"/>
          <w:szCs w:val="24"/>
        </w:rPr>
        <w:t xml:space="preserve">Janssen Pharmaceuticals, Johnson and Johnson, Spring House, PA, </w:t>
      </w:r>
      <w:r w:rsidR="00A6788D">
        <w:rPr>
          <w:rFonts w:ascii="Times New Roman" w:hAnsi="Times New Roman" w:cs="Times New Roman"/>
          <w:sz w:val="24"/>
          <w:szCs w:val="24"/>
        </w:rPr>
        <w:t>USA, and Beerse, BE</w:t>
      </w:r>
    </w:p>
    <w:p w14:paraId="7CBAB7A2" w14:textId="4B61FD49" w:rsidR="00371B20" w:rsidRDefault="001E5218" w:rsidP="00A43D9D">
      <w:pPr>
        <w:rPr>
          <w:rFonts w:ascii="Times New Roman" w:hAnsi="Times New Roman" w:cs="Times New Roman"/>
          <w:sz w:val="24"/>
          <w:szCs w:val="24"/>
        </w:rPr>
      </w:pPr>
      <w:r>
        <w:rPr>
          <w:rFonts w:ascii="Times New Roman" w:hAnsi="Times New Roman" w:cs="Times New Roman"/>
          <w:sz w:val="24"/>
          <w:szCs w:val="24"/>
          <w:vertAlign w:val="superscript"/>
        </w:rPr>
        <w:t>5</w:t>
      </w:r>
      <w:r w:rsidR="00371B20">
        <w:rPr>
          <w:rFonts w:ascii="Times New Roman" w:hAnsi="Times New Roman" w:cs="Times New Roman"/>
          <w:sz w:val="24"/>
          <w:szCs w:val="24"/>
        </w:rPr>
        <w:t xml:space="preserve">Epidemiology and Statistics Department, </w:t>
      </w:r>
      <w:r>
        <w:rPr>
          <w:rFonts w:ascii="Times New Roman" w:hAnsi="Times New Roman" w:cs="Times New Roman"/>
          <w:sz w:val="24"/>
          <w:szCs w:val="24"/>
        </w:rPr>
        <w:t>University of Georgia, GA, USA</w:t>
      </w:r>
    </w:p>
    <w:p w14:paraId="254887FF" w14:textId="4FA99AC3" w:rsidR="00EC49DE" w:rsidRDefault="00EC49DE" w:rsidP="00A43D9D">
      <w:pPr>
        <w:rPr>
          <w:rFonts w:ascii="Times New Roman" w:hAnsi="Times New Roman" w:cs="Times New Roman"/>
          <w:sz w:val="24"/>
          <w:szCs w:val="24"/>
        </w:rPr>
      </w:pPr>
    </w:p>
    <w:p w14:paraId="38A31DB5" w14:textId="182B48BA" w:rsidR="006D1DC9" w:rsidRPr="006D1DC9" w:rsidRDefault="006D1DC9" w:rsidP="00A43D9D">
      <w:pPr>
        <w:rPr>
          <w:rFonts w:ascii="Times New Roman" w:hAnsi="Times New Roman" w:cs="Times New Roman"/>
          <w:b/>
          <w:bCs/>
          <w:sz w:val="24"/>
          <w:szCs w:val="24"/>
        </w:rPr>
      </w:pPr>
      <w:r w:rsidRPr="006D1DC9">
        <w:rPr>
          <w:rFonts w:ascii="Times New Roman" w:hAnsi="Times New Roman" w:cs="Times New Roman"/>
          <w:b/>
          <w:bCs/>
          <w:sz w:val="24"/>
          <w:szCs w:val="24"/>
        </w:rPr>
        <w:t>SUBMIT TO: Special Issue of the Journal of Biopharmaceutical Statistics (JBS) special issue on AI/ML</w:t>
      </w:r>
    </w:p>
    <w:p w14:paraId="6BF7D6F8" w14:textId="77777777" w:rsidR="006D1DC9" w:rsidRDefault="006D1DC9" w:rsidP="00A43D9D">
      <w:pPr>
        <w:rPr>
          <w:rFonts w:ascii="Times New Roman" w:hAnsi="Times New Roman" w:cs="Times New Roman"/>
          <w:sz w:val="24"/>
          <w:szCs w:val="24"/>
        </w:rPr>
      </w:pPr>
    </w:p>
    <w:p w14:paraId="488DBE2D" w14:textId="771615A0" w:rsidR="00A43D9D" w:rsidRPr="00A43D9D" w:rsidRDefault="00A43D9D" w:rsidP="00A43D9D">
      <w:pPr>
        <w:rPr>
          <w:rFonts w:ascii="Times New Roman" w:hAnsi="Times New Roman" w:cs="Times New Roman"/>
          <w:b/>
          <w:bCs/>
          <w:sz w:val="24"/>
          <w:szCs w:val="24"/>
        </w:rPr>
      </w:pPr>
      <w:r w:rsidRPr="00A43D9D">
        <w:rPr>
          <w:rFonts w:ascii="Times New Roman" w:hAnsi="Times New Roman" w:cs="Times New Roman"/>
          <w:b/>
          <w:bCs/>
          <w:sz w:val="24"/>
          <w:szCs w:val="24"/>
        </w:rPr>
        <w:t>Correspondence</w:t>
      </w:r>
    </w:p>
    <w:p w14:paraId="00C594C0" w14:textId="4CA0F7DD" w:rsidR="00A43D9D" w:rsidRPr="00A43D9D" w:rsidRDefault="00A43D9D" w:rsidP="00A43D9D">
      <w:pPr>
        <w:rPr>
          <w:rFonts w:ascii="Times New Roman" w:hAnsi="Times New Roman" w:cs="Times New Roman"/>
          <w:sz w:val="24"/>
          <w:szCs w:val="24"/>
        </w:rPr>
      </w:pPr>
      <w:r w:rsidRPr="00A43D9D">
        <w:rPr>
          <w:rFonts w:ascii="Times New Roman" w:hAnsi="Times New Roman" w:cs="Times New Roman"/>
          <w:sz w:val="24"/>
          <w:szCs w:val="24"/>
        </w:rPr>
        <w:t xml:space="preserve">Professor </w:t>
      </w:r>
      <w:r w:rsidR="00EC49DE">
        <w:rPr>
          <w:rFonts w:ascii="Times New Roman" w:hAnsi="Times New Roman" w:cs="Times New Roman"/>
          <w:sz w:val="24"/>
          <w:szCs w:val="24"/>
        </w:rPr>
        <w:t>Javier Cabrera</w:t>
      </w:r>
    </w:p>
    <w:p w14:paraId="36E83968" w14:textId="77777777" w:rsidR="00A43D9D" w:rsidRPr="00A43D9D" w:rsidRDefault="00A43D9D" w:rsidP="00A43D9D">
      <w:pPr>
        <w:rPr>
          <w:rFonts w:ascii="Times New Roman" w:hAnsi="Times New Roman" w:cs="Times New Roman"/>
          <w:sz w:val="24"/>
          <w:szCs w:val="24"/>
        </w:rPr>
      </w:pPr>
      <w:r w:rsidRPr="00A43D9D">
        <w:rPr>
          <w:rFonts w:ascii="Times New Roman" w:hAnsi="Times New Roman" w:cs="Times New Roman"/>
          <w:sz w:val="24"/>
          <w:szCs w:val="24"/>
        </w:rPr>
        <w:t>Rutgers, the State University of New Jersey</w:t>
      </w:r>
    </w:p>
    <w:p w14:paraId="05EF1258" w14:textId="167A015D" w:rsidR="00A43D9D" w:rsidRPr="00A43D9D" w:rsidRDefault="00EC49DE" w:rsidP="00A43D9D">
      <w:pPr>
        <w:rPr>
          <w:rFonts w:ascii="Times New Roman" w:hAnsi="Times New Roman" w:cs="Times New Roman"/>
          <w:sz w:val="24"/>
          <w:szCs w:val="24"/>
        </w:rPr>
      </w:pPr>
      <w:r>
        <w:rPr>
          <w:rFonts w:ascii="Times New Roman" w:hAnsi="Times New Roman" w:cs="Times New Roman"/>
          <w:sz w:val="24"/>
          <w:szCs w:val="24"/>
        </w:rPr>
        <w:t>School of Arts and Sciences</w:t>
      </w:r>
      <w:r w:rsidR="00A43D9D" w:rsidRPr="00A43D9D">
        <w:rPr>
          <w:rFonts w:ascii="Times New Roman" w:hAnsi="Times New Roman" w:cs="Times New Roman"/>
          <w:sz w:val="24"/>
          <w:szCs w:val="24"/>
        </w:rPr>
        <w:t xml:space="preserve">, Room </w:t>
      </w:r>
      <w:r>
        <w:rPr>
          <w:rFonts w:ascii="Times New Roman" w:hAnsi="Times New Roman" w:cs="Times New Roman"/>
          <w:sz w:val="24"/>
          <w:szCs w:val="24"/>
        </w:rPr>
        <w:t>XXX</w:t>
      </w:r>
    </w:p>
    <w:p w14:paraId="3F9F6474" w14:textId="77178576" w:rsidR="00A43D9D" w:rsidRPr="00A43D9D" w:rsidRDefault="00EC49DE" w:rsidP="00A43D9D">
      <w:pPr>
        <w:rPr>
          <w:rFonts w:ascii="Times New Roman" w:hAnsi="Times New Roman" w:cs="Times New Roman"/>
          <w:sz w:val="24"/>
          <w:szCs w:val="24"/>
        </w:rPr>
      </w:pPr>
      <w:r>
        <w:rPr>
          <w:rFonts w:ascii="Times New Roman" w:hAnsi="Times New Roman" w:cs="Times New Roman"/>
          <w:sz w:val="24"/>
          <w:szCs w:val="24"/>
        </w:rPr>
        <w:t>XXXXXXXX</w:t>
      </w:r>
      <w:r w:rsidR="00A43D9D" w:rsidRPr="00A43D9D">
        <w:rPr>
          <w:rFonts w:ascii="Times New Roman" w:hAnsi="Times New Roman" w:cs="Times New Roman"/>
          <w:sz w:val="24"/>
          <w:szCs w:val="24"/>
        </w:rPr>
        <w:t>, Piscataway, NJ 08854</w:t>
      </w:r>
    </w:p>
    <w:p w14:paraId="60DD8F9A" w14:textId="74893114" w:rsidR="00A43D9D" w:rsidRPr="00A43D9D" w:rsidRDefault="00A43D9D" w:rsidP="00A43D9D">
      <w:pPr>
        <w:rPr>
          <w:rFonts w:ascii="Times New Roman" w:hAnsi="Times New Roman" w:cs="Times New Roman"/>
          <w:sz w:val="24"/>
          <w:szCs w:val="24"/>
        </w:rPr>
      </w:pPr>
      <w:r w:rsidRPr="00A43D9D">
        <w:rPr>
          <w:rFonts w:ascii="Times New Roman" w:hAnsi="Times New Roman" w:cs="Times New Roman"/>
          <w:sz w:val="24"/>
          <w:szCs w:val="24"/>
        </w:rPr>
        <w:t>Phone: +1-</w:t>
      </w:r>
      <w:r w:rsidR="00EC49DE">
        <w:rPr>
          <w:rFonts w:ascii="Times New Roman" w:hAnsi="Times New Roman" w:cs="Times New Roman"/>
          <w:sz w:val="24"/>
          <w:szCs w:val="24"/>
        </w:rPr>
        <w:t>XXX-XXX-XXXX</w:t>
      </w:r>
    </w:p>
    <w:p w14:paraId="40FF9AD1" w14:textId="5DD7161F" w:rsidR="00A43D9D" w:rsidRDefault="00A43D9D" w:rsidP="00A43D9D">
      <w:pPr>
        <w:rPr>
          <w:rFonts w:ascii="Times New Roman" w:hAnsi="Times New Roman" w:cs="Times New Roman"/>
          <w:sz w:val="24"/>
          <w:szCs w:val="24"/>
        </w:rPr>
      </w:pPr>
      <w:r w:rsidRPr="00A43D9D">
        <w:rPr>
          <w:rFonts w:ascii="Times New Roman" w:hAnsi="Times New Roman" w:cs="Times New Roman"/>
          <w:sz w:val="24"/>
          <w:szCs w:val="24"/>
        </w:rPr>
        <w:t xml:space="preserve">Email: </w:t>
      </w:r>
      <w:hyperlink r:id="rId8" w:history="1">
        <w:r w:rsidR="00EC49DE" w:rsidRPr="007E4CF8">
          <w:rPr>
            <w:rStyle w:val="Hyperlink"/>
            <w:rFonts w:ascii="Times New Roman" w:hAnsi="Times New Roman" w:cs="Times New Roman"/>
            <w:sz w:val="24"/>
            <w:szCs w:val="24"/>
          </w:rPr>
          <w:t>xavier.cabrera@gmail.com</w:t>
        </w:r>
      </w:hyperlink>
    </w:p>
    <w:p w14:paraId="107146FD" w14:textId="6A6FE3AE" w:rsidR="00A43D9D" w:rsidRDefault="00A43D9D" w:rsidP="00A43D9D"/>
    <w:p w14:paraId="617E7A9A" w14:textId="4C325178" w:rsidR="00B12569" w:rsidRDefault="00B12569" w:rsidP="00A43D9D"/>
    <w:p w14:paraId="416C352C" w14:textId="6F40A4E2" w:rsidR="00B12569" w:rsidRDefault="00B12569" w:rsidP="00A43D9D"/>
    <w:p w14:paraId="1E027262" w14:textId="5EEACBE0" w:rsidR="00B12569" w:rsidRDefault="00B12569" w:rsidP="00A43D9D"/>
    <w:p w14:paraId="709C4C01" w14:textId="371CB754" w:rsidR="00B12569" w:rsidRDefault="00B12569" w:rsidP="00A43D9D"/>
    <w:p w14:paraId="63B1D9D2" w14:textId="38FE31FE" w:rsidR="00B12569" w:rsidRDefault="00B12569" w:rsidP="00A43D9D"/>
    <w:p w14:paraId="0AD0BBE9" w14:textId="04C59CEF" w:rsidR="00B12569" w:rsidRDefault="00B12569" w:rsidP="00A43D9D"/>
    <w:p w14:paraId="2C2234A6" w14:textId="374A8425" w:rsidR="00B12569" w:rsidRDefault="00B12569" w:rsidP="00A43D9D"/>
    <w:p w14:paraId="40BC4FFD" w14:textId="135580DE" w:rsidR="00B12569" w:rsidRDefault="00B12569" w:rsidP="00A43D9D"/>
    <w:p w14:paraId="523D83F6" w14:textId="5965E3AE" w:rsidR="00B12569" w:rsidRDefault="00B12569" w:rsidP="00A43D9D">
      <w:r>
        <w:t>RESOURCES (delete before submission)</w:t>
      </w:r>
    </w:p>
    <w:p w14:paraId="34DC7BE1" w14:textId="229527AE" w:rsidR="00B500B3" w:rsidRDefault="00B500B3" w:rsidP="00B500B3">
      <w:pPr>
        <w:pStyle w:val="ListParagraph"/>
        <w:numPr>
          <w:ilvl w:val="0"/>
          <w:numId w:val="4"/>
        </w:numPr>
      </w:pPr>
      <w:r>
        <w:t>Wiki page:</w:t>
      </w:r>
    </w:p>
    <w:p w14:paraId="358A73A4" w14:textId="5F76A6DB" w:rsidR="00B12569" w:rsidRDefault="00000000" w:rsidP="00A43D9D">
      <w:hyperlink r:id="rId9" w:history="1">
        <w:r w:rsidR="00B12569" w:rsidRPr="00011710">
          <w:rPr>
            <w:rStyle w:val="Hyperlink"/>
          </w:rPr>
          <w:t>https://en.wikipedia.org/wiki/Flow_cytometry#</w:t>
        </w:r>
      </w:hyperlink>
    </w:p>
    <w:p w14:paraId="1552A7F1" w14:textId="0E5A2728" w:rsidR="00B12569" w:rsidRDefault="00B500B3" w:rsidP="00B500B3">
      <w:pPr>
        <w:pStyle w:val="ListParagraph"/>
        <w:numPr>
          <w:ilvl w:val="0"/>
          <w:numId w:val="4"/>
        </w:numPr>
      </w:pPr>
      <w:r>
        <w:t>FCS standards (also, see publications):</w:t>
      </w:r>
    </w:p>
    <w:p w14:paraId="747B05A4" w14:textId="2E99E0A7" w:rsidR="00B500B3" w:rsidRDefault="00000000" w:rsidP="00A43D9D">
      <w:hyperlink r:id="rId10" w:history="1">
        <w:r w:rsidR="00B500B3" w:rsidRPr="00011710">
          <w:rPr>
            <w:rStyle w:val="Hyperlink"/>
          </w:rPr>
          <w:t>https://isac-net.org/</w:t>
        </w:r>
      </w:hyperlink>
    </w:p>
    <w:p w14:paraId="604C39B0" w14:textId="129CB841" w:rsidR="00995A9B" w:rsidRDefault="00995A9B" w:rsidP="00995A9B">
      <w:pPr>
        <w:pStyle w:val="ListParagraph"/>
        <w:numPr>
          <w:ilvl w:val="0"/>
          <w:numId w:val="4"/>
        </w:numPr>
      </w:pPr>
    </w:p>
    <w:p w14:paraId="230B9122" w14:textId="3ADB4874" w:rsidR="00B500B3" w:rsidRDefault="00B500B3" w:rsidP="00A43D9D"/>
    <w:p w14:paraId="09775B2D" w14:textId="77777777" w:rsidR="00B500B3" w:rsidRDefault="00B500B3" w:rsidP="00A43D9D"/>
    <w:p w14:paraId="191CD8BA" w14:textId="77777777" w:rsidR="00B12569" w:rsidRDefault="00B12569" w:rsidP="00A43D9D"/>
    <w:p w14:paraId="323A98FA" w14:textId="0D0B7A47" w:rsidR="00A43D9D" w:rsidRDefault="00A43D9D" w:rsidP="00A43D9D"/>
    <w:p w14:paraId="0C5EA5E7" w14:textId="009C84A3" w:rsidR="00A43D9D" w:rsidRDefault="00A43D9D" w:rsidP="00A43D9D"/>
    <w:p w14:paraId="0F990422" w14:textId="7C40588D" w:rsidR="00A43D9D" w:rsidRDefault="00A43D9D" w:rsidP="00A43D9D"/>
    <w:p w14:paraId="4B921A83" w14:textId="30D9DEAD" w:rsidR="00A43D9D" w:rsidRDefault="00A43D9D" w:rsidP="00A43D9D"/>
    <w:p w14:paraId="31404D5E" w14:textId="0AE4E3AC" w:rsidR="00832E36" w:rsidRDefault="00832E36" w:rsidP="00A43D9D"/>
    <w:p w14:paraId="09FEECC5" w14:textId="77777777" w:rsidR="00832E36" w:rsidRDefault="00832E36" w:rsidP="00A43D9D"/>
    <w:p w14:paraId="60A16BCE" w14:textId="2BB1A29E" w:rsidR="00A43D9D" w:rsidRDefault="00A43D9D" w:rsidP="00A43D9D"/>
    <w:sdt>
      <w:sdtPr>
        <w:rPr>
          <w:rFonts w:asciiTheme="minorHAnsi" w:eastAsiaTheme="minorHAnsi" w:hAnsiTheme="minorHAnsi" w:cstheme="minorBidi"/>
          <w:color w:val="auto"/>
          <w:sz w:val="22"/>
          <w:szCs w:val="22"/>
        </w:rPr>
        <w:id w:val="-1186748045"/>
        <w:docPartObj>
          <w:docPartGallery w:val="Table of Contents"/>
          <w:docPartUnique/>
        </w:docPartObj>
      </w:sdtPr>
      <w:sdtEndPr>
        <w:rPr>
          <w:b/>
          <w:bCs/>
          <w:noProof/>
        </w:rPr>
      </w:sdtEndPr>
      <w:sdtContent>
        <w:p w14:paraId="12ED7B39" w14:textId="561E1F43" w:rsidR="00A43D9D" w:rsidRDefault="00A43D9D">
          <w:pPr>
            <w:pStyle w:val="TOCHeading"/>
          </w:pPr>
          <w:r>
            <w:t>Table of Contents</w:t>
          </w:r>
        </w:p>
        <w:p w14:paraId="1214A774" w14:textId="2B4231BA" w:rsidR="00370ABA" w:rsidRDefault="00A43D9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7151707" w:history="1">
            <w:r w:rsidR="00370ABA" w:rsidRPr="00DA1123">
              <w:rPr>
                <w:rStyle w:val="Hyperlink"/>
                <w:noProof/>
              </w:rPr>
              <w:t>Abstract</w:t>
            </w:r>
            <w:r w:rsidR="00370ABA">
              <w:rPr>
                <w:noProof/>
                <w:webHidden/>
              </w:rPr>
              <w:tab/>
            </w:r>
            <w:r w:rsidR="00370ABA">
              <w:rPr>
                <w:noProof/>
                <w:webHidden/>
              </w:rPr>
              <w:fldChar w:fldCharType="begin"/>
            </w:r>
            <w:r w:rsidR="00370ABA">
              <w:rPr>
                <w:noProof/>
                <w:webHidden/>
              </w:rPr>
              <w:instrText xml:space="preserve"> PAGEREF _Toc137151707 \h </w:instrText>
            </w:r>
            <w:r w:rsidR="00370ABA">
              <w:rPr>
                <w:noProof/>
                <w:webHidden/>
              </w:rPr>
            </w:r>
            <w:r w:rsidR="00370ABA">
              <w:rPr>
                <w:noProof/>
                <w:webHidden/>
              </w:rPr>
              <w:fldChar w:fldCharType="separate"/>
            </w:r>
            <w:r w:rsidR="00370ABA">
              <w:rPr>
                <w:noProof/>
                <w:webHidden/>
              </w:rPr>
              <w:t>2</w:t>
            </w:r>
            <w:r w:rsidR="00370ABA">
              <w:rPr>
                <w:noProof/>
                <w:webHidden/>
              </w:rPr>
              <w:fldChar w:fldCharType="end"/>
            </w:r>
          </w:hyperlink>
        </w:p>
        <w:p w14:paraId="3D68CB2F" w14:textId="68FB38AC" w:rsidR="00370ABA" w:rsidRDefault="00000000">
          <w:pPr>
            <w:pStyle w:val="TOC1"/>
            <w:tabs>
              <w:tab w:val="left" w:pos="440"/>
              <w:tab w:val="right" w:leader="dot" w:pos="9350"/>
            </w:tabs>
            <w:rPr>
              <w:rFonts w:eastAsiaTheme="minorEastAsia"/>
              <w:noProof/>
            </w:rPr>
          </w:pPr>
          <w:hyperlink w:anchor="_Toc137151708" w:history="1">
            <w:r w:rsidR="00370ABA" w:rsidRPr="00DA1123">
              <w:rPr>
                <w:rStyle w:val="Hyperlink"/>
                <w:noProof/>
              </w:rPr>
              <w:t>1.</w:t>
            </w:r>
            <w:r w:rsidR="00370ABA">
              <w:rPr>
                <w:rFonts w:eastAsiaTheme="minorEastAsia"/>
                <w:noProof/>
              </w:rPr>
              <w:tab/>
            </w:r>
            <w:r w:rsidR="00370ABA" w:rsidRPr="00DA1123">
              <w:rPr>
                <w:rStyle w:val="Hyperlink"/>
                <w:noProof/>
              </w:rPr>
              <w:t>Background</w:t>
            </w:r>
            <w:r w:rsidR="00370ABA">
              <w:rPr>
                <w:noProof/>
                <w:webHidden/>
              </w:rPr>
              <w:tab/>
            </w:r>
            <w:r w:rsidR="00370ABA">
              <w:rPr>
                <w:noProof/>
                <w:webHidden/>
              </w:rPr>
              <w:fldChar w:fldCharType="begin"/>
            </w:r>
            <w:r w:rsidR="00370ABA">
              <w:rPr>
                <w:noProof/>
                <w:webHidden/>
              </w:rPr>
              <w:instrText xml:space="preserve"> PAGEREF _Toc137151708 \h </w:instrText>
            </w:r>
            <w:r w:rsidR="00370ABA">
              <w:rPr>
                <w:noProof/>
                <w:webHidden/>
              </w:rPr>
            </w:r>
            <w:r w:rsidR="00370ABA">
              <w:rPr>
                <w:noProof/>
                <w:webHidden/>
              </w:rPr>
              <w:fldChar w:fldCharType="separate"/>
            </w:r>
            <w:r w:rsidR="00370ABA">
              <w:rPr>
                <w:noProof/>
                <w:webHidden/>
              </w:rPr>
              <w:t>2</w:t>
            </w:r>
            <w:r w:rsidR="00370ABA">
              <w:rPr>
                <w:noProof/>
                <w:webHidden/>
              </w:rPr>
              <w:fldChar w:fldCharType="end"/>
            </w:r>
          </w:hyperlink>
        </w:p>
        <w:p w14:paraId="78478CD5" w14:textId="257EAFE2" w:rsidR="00370ABA" w:rsidRDefault="00000000">
          <w:pPr>
            <w:pStyle w:val="TOC1"/>
            <w:tabs>
              <w:tab w:val="right" w:leader="dot" w:pos="9350"/>
            </w:tabs>
            <w:rPr>
              <w:rFonts w:eastAsiaTheme="minorEastAsia"/>
              <w:noProof/>
            </w:rPr>
          </w:pPr>
          <w:hyperlink w:anchor="_Toc137151709" w:history="1">
            <w:r w:rsidR="00370ABA" w:rsidRPr="00DA1123">
              <w:rPr>
                <w:rStyle w:val="Hyperlink"/>
                <w:noProof/>
              </w:rPr>
              <w:t>2.  Materials and Methods</w:t>
            </w:r>
            <w:r w:rsidR="00370ABA">
              <w:rPr>
                <w:noProof/>
                <w:webHidden/>
              </w:rPr>
              <w:tab/>
            </w:r>
            <w:r w:rsidR="00370ABA">
              <w:rPr>
                <w:noProof/>
                <w:webHidden/>
              </w:rPr>
              <w:fldChar w:fldCharType="begin"/>
            </w:r>
            <w:r w:rsidR="00370ABA">
              <w:rPr>
                <w:noProof/>
                <w:webHidden/>
              </w:rPr>
              <w:instrText xml:space="preserve"> PAGEREF _Toc137151709 \h </w:instrText>
            </w:r>
            <w:r w:rsidR="00370ABA">
              <w:rPr>
                <w:noProof/>
                <w:webHidden/>
              </w:rPr>
            </w:r>
            <w:r w:rsidR="00370ABA">
              <w:rPr>
                <w:noProof/>
                <w:webHidden/>
              </w:rPr>
              <w:fldChar w:fldCharType="separate"/>
            </w:r>
            <w:r w:rsidR="00370ABA">
              <w:rPr>
                <w:noProof/>
                <w:webHidden/>
              </w:rPr>
              <w:t>2</w:t>
            </w:r>
            <w:r w:rsidR="00370ABA">
              <w:rPr>
                <w:noProof/>
                <w:webHidden/>
              </w:rPr>
              <w:fldChar w:fldCharType="end"/>
            </w:r>
          </w:hyperlink>
        </w:p>
        <w:p w14:paraId="6BF2C182" w14:textId="79264A2D" w:rsidR="00370ABA" w:rsidRDefault="00000000">
          <w:pPr>
            <w:pStyle w:val="TOC2"/>
            <w:tabs>
              <w:tab w:val="right" w:leader="dot" w:pos="9350"/>
            </w:tabs>
            <w:rPr>
              <w:rFonts w:eastAsiaTheme="minorEastAsia"/>
              <w:noProof/>
            </w:rPr>
          </w:pPr>
          <w:hyperlink w:anchor="_Toc137151710" w:history="1">
            <w:r w:rsidR="00370ABA" w:rsidRPr="00DA1123">
              <w:rPr>
                <w:rStyle w:val="Hyperlink"/>
                <w:noProof/>
              </w:rPr>
              <w:t>2.1 Experimental Design</w:t>
            </w:r>
            <w:r w:rsidR="00370ABA">
              <w:rPr>
                <w:noProof/>
                <w:webHidden/>
              </w:rPr>
              <w:tab/>
            </w:r>
            <w:r w:rsidR="00370ABA">
              <w:rPr>
                <w:noProof/>
                <w:webHidden/>
              </w:rPr>
              <w:fldChar w:fldCharType="begin"/>
            </w:r>
            <w:r w:rsidR="00370ABA">
              <w:rPr>
                <w:noProof/>
                <w:webHidden/>
              </w:rPr>
              <w:instrText xml:space="preserve"> PAGEREF _Toc137151710 \h </w:instrText>
            </w:r>
            <w:r w:rsidR="00370ABA">
              <w:rPr>
                <w:noProof/>
                <w:webHidden/>
              </w:rPr>
            </w:r>
            <w:r w:rsidR="00370ABA">
              <w:rPr>
                <w:noProof/>
                <w:webHidden/>
              </w:rPr>
              <w:fldChar w:fldCharType="separate"/>
            </w:r>
            <w:r w:rsidR="00370ABA">
              <w:rPr>
                <w:noProof/>
                <w:webHidden/>
              </w:rPr>
              <w:t>2</w:t>
            </w:r>
            <w:r w:rsidR="00370ABA">
              <w:rPr>
                <w:noProof/>
                <w:webHidden/>
              </w:rPr>
              <w:fldChar w:fldCharType="end"/>
            </w:r>
          </w:hyperlink>
        </w:p>
        <w:p w14:paraId="5AF69B6D" w14:textId="441616C4" w:rsidR="00370ABA" w:rsidRDefault="00000000">
          <w:pPr>
            <w:pStyle w:val="TOC1"/>
            <w:tabs>
              <w:tab w:val="right" w:leader="dot" w:pos="9350"/>
            </w:tabs>
            <w:rPr>
              <w:rFonts w:eastAsiaTheme="minorEastAsia"/>
              <w:noProof/>
            </w:rPr>
          </w:pPr>
          <w:hyperlink w:anchor="_Toc137151711" w:history="1">
            <w:r w:rsidR="00370ABA" w:rsidRPr="00DA1123">
              <w:rPr>
                <w:rStyle w:val="Hyperlink"/>
                <w:noProof/>
              </w:rPr>
              <w:t>3 Results</w:t>
            </w:r>
            <w:r w:rsidR="00370ABA">
              <w:rPr>
                <w:noProof/>
                <w:webHidden/>
              </w:rPr>
              <w:tab/>
            </w:r>
            <w:r w:rsidR="00370ABA">
              <w:rPr>
                <w:noProof/>
                <w:webHidden/>
              </w:rPr>
              <w:fldChar w:fldCharType="begin"/>
            </w:r>
            <w:r w:rsidR="00370ABA">
              <w:rPr>
                <w:noProof/>
                <w:webHidden/>
              </w:rPr>
              <w:instrText xml:space="preserve"> PAGEREF _Toc137151711 \h </w:instrText>
            </w:r>
            <w:r w:rsidR="00370ABA">
              <w:rPr>
                <w:noProof/>
                <w:webHidden/>
              </w:rPr>
            </w:r>
            <w:r w:rsidR="00370ABA">
              <w:rPr>
                <w:noProof/>
                <w:webHidden/>
              </w:rPr>
              <w:fldChar w:fldCharType="separate"/>
            </w:r>
            <w:r w:rsidR="00370ABA">
              <w:rPr>
                <w:noProof/>
                <w:webHidden/>
              </w:rPr>
              <w:t>2</w:t>
            </w:r>
            <w:r w:rsidR="00370ABA">
              <w:rPr>
                <w:noProof/>
                <w:webHidden/>
              </w:rPr>
              <w:fldChar w:fldCharType="end"/>
            </w:r>
          </w:hyperlink>
        </w:p>
        <w:p w14:paraId="41B58089" w14:textId="3A3965D3" w:rsidR="00370ABA" w:rsidRDefault="00000000">
          <w:pPr>
            <w:pStyle w:val="TOC1"/>
            <w:tabs>
              <w:tab w:val="right" w:leader="dot" w:pos="9350"/>
            </w:tabs>
            <w:rPr>
              <w:rFonts w:eastAsiaTheme="minorEastAsia"/>
              <w:noProof/>
            </w:rPr>
          </w:pPr>
          <w:hyperlink w:anchor="_Toc137151712" w:history="1">
            <w:r w:rsidR="00370ABA" w:rsidRPr="00DA1123">
              <w:rPr>
                <w:rStyle w:val="Hyperlink"/>
                <w:noProof/>
              </w:rPr>
              <w:t>4 Discussion</w:t>
            </w:r>
            <w:r w:rsidR="00370ABA">
              <w:rPr>
                <w:noProof/>
                <w:webHidden/>
              </w:rPr>
              <w:tab/>
            </w:r>
            <w:r w:rsidR="00370ABA">
              <w:rPr>
                <w:noProof/>
                <w:webHidden/>
              </w:rPr>
              <w:fldChar w:fldCharType="begin"/>
            </w:r>
            <w:r w:rsidR="00370ABA">
              <w:rPr>
                <w:noProof/>
                <w:webHidden/>
              </w:rPr>
              <w:instrText xml:space="preserve"> PAGEREF _Toc137151712 \h </w:instrText>
            </w:r>
            <w:r w:rsidR="00370ABA">
              <w:rPr>
                <w:noProof/>
                <w:webHidden/>
              </w:rPr>
            </w:r>
            <w:r w:rsidR="00370ABA">
              <w:rPr>
                <w:noProof/>
                <w:webHidden/>
              </w:rPr>
              <w:fldChar w:fldCharType="separate"/>
            </w:r>
            <w:r w:rsidR="00370ABA">
              <w:rPr>
                <w:noProof/>
                <w:webHidden/>
              </w:rPr>
              <w:t>2</w:t>
            </w:r>
            <w:r w:rsidR="00370ABA">
              <w:rPr>
                <w:noProof/>
                <w:webHidden/>
              </w:rPr>
              <w:fldChar w:fldCharType="end"/>
            </w:r>
          </w:hyperlink>
        </w:p>
        <w:p w14:paraId="6B10DCBC" w14:textId="3EE4FF37" w:rsidR="00370ABA" w:rsidRDefault="00000000">
          <w:pPr>
            <w:pStyle w:val="TOC1"/>
            <w:tabs>
              <w:tab w:val="right" w:leader="dot" w:pos="9350"/>
            </w:tabs>
            <w:rPr>
              <w:rFonts w:eastAsiaTheme="minorEastAsia"/>
              <w:noProof/>
            </w:rPr>
          </w:pPr>
          <w:hyperlink w:anchor="_Toc137151713" w:history="1">
            <w:r w:rsidR="00370ABA" w:rsidRPr="00DA1123">
              <w:rPr>
                <w:rStyle w:val="Hyperlink"/>
                <w:noProof/>
              </w:rPr>
              <w:t>5 Figures and Tables</w:t>
            </w:r>
            <w:r w:rsidR="00370ABA">
              <w:rPr>
                <w:noProof/>
                <w:webHidden/>
              </w:rPr>
              <w:tab/>
            </w:r>
            <w:r w:rsidR="00370ABA">
              <w:rPr>
                <w:noProof/>
                <w:webHidden/>
              </w:rPr>
              <w:fldChar w:fldCharType="begin"/>
            </w:r>
            <w:r w:rsidR="00370ABA">
              <w:rPr>
                <w:noProof/>
                <w:webHidden/>
              </w:rPr>
              <w:instrText xml:space="preserve"> PAGEREF _Toc137151713 \h </w:instrText>
            </w:r>
            <w:r w:rsidR="00370ABA">
              <w:rPr>
                <w:noProof/>
                <w:webHidden/>
              </w:rPr>
            </w:r>
            <w:r w:rsidR="00370ABA">
              <w:rPr>
                <w:noProof/>
                <w:webHidden/>
              </w:rPr>
              <w:fldChar w:fldCharType="separate"/>
            </w:r>
            <w:r w:rsidR="00370ABA">
              <w:rPr>
                <w:noProof/>
                <w:webHidden/>
              </w:rPr>
              <w:t>2</w:t>
            </w:r>
            <w:r w:rsidR="00370ABA">
              <w:rPr>
                <w:noProof/>
                <w:webHidden/>
              </w:rPr>
              <w:fldChar w:fldCharType="end"/>
            </w:r>
          </w:hyperlink>
        </w:p>
        <w:p w14:paraId="00F117C1" w14:textId="56AA9ACF" w:rsidR="00370ABA" w:rsidRDefault="00000000">
          <w:pPr>
            <w:pStyle w:val="TOC1"/>
            <w:tabs>
              <w:tab w:val="right" w:leader="dot" w:pos="9350"/>
            </w:tabs>
            <w:rPr>
              <w:rFonts w:eastAsiaTheme="minorEastAsia"/>
              <w:noProof/>
            </w:rPr>
          </w:pPr>
          <w:hyperlink w:anchor="_Toc137151714" w:history="1">
            <w:r w:rsidR="00370ABA" w:rsidRPr="00DA1123">
              <w:rPr>
                <w:rStyle w:val="Hyperlink"/>
                <w:noProof/>
              </w:rPr>
              <w:t>6. References</w:t>
            </w:r>
            <w:r w:rsidR="00370ABA">
              <w:rPr>
                <w:noProof/>
                <w:webHidden/>
              </w:rPr>
              <w:tab/>
            </w:r>
            <w:r w:rsidR="00370ABA">
              <w:rPr>
                <w:noProof/>
                <w:webHidden/>
              </w:rPr>
              <w:fldChar w:fldCharType="begin"/>
            </w:r>
            <w:r w:rsidR="00370ABA">
              <w:rPr>
                <w:noProof/>
                <w:webHidden/>
              </w:rPr>
              <w:instrText xml:space="preserve"> PAGEREF _Toc137151714 \h </w:instrText>
            </w:r>
            <w:r w:rsidR="00370ABA">
              <w:rPr>
                <w:noProof/>
                <w:webHidden/>
              </w:rPr>
            </w:r>
            <w:r w:rsidR="00370ABA">
              <w:rPr>
                <w:noProof/>
                <w:webHidden/>
              </w:rPr>
              <w:fldChar w:fldCharType="separate"/>
            </w:r>
            <w:r w:rsidR="00370ABA">
              <w:rPr>
                <w:noProof/>
                <w:webHidden/>
              </w:rPr>
              <w:t>2</w:t>
            </w:r>
            <w:r w:rsidR="00370ABA">
              <w:rPr>
                <w:noProof/>
                <w:webHidden/>
              </w:rPr>
              <w:fldChar w:fldCharType="end"/>
            </w:r>
          </w:hyperlink>
        </w:p>
        <w:p w14:paraId="29C65339" w14:textId="3C28F98A" w:rsidR="00A43D9D" w:rsidRPr="00A43D9D" w:rsidRDefault="00A43D9D" w:rsidP="00A43D9D">
          <w:r>
            <w:rPr>
              <w:b/>
              <w:bCs/>
              <w:noProof/>
            </w:rPr>
            <w:fldChar w:fldCharType="end"/>
          </w:r>
        </w:p>
      </w:sdtContent>
    </w:sdt>
    <w:p w14:paraId="2D6C5568" w14:textId="08F8DC99" w:rsidR="00AB6127" w:rsidRDefault="00370ABA" w:rsidP="00A43D9D">
      <w:pPr>
        <w:pStyle w:val="Heading1"/>
      </w:pPr>
      <w:bookmarkStart w:id="1" w:name="_Toc137151707"/>
      <w:r>
        <w:t>Abstract</w:t>
      </w:r>
      <w:bookmarkEnd w:id="1"/>
    </w:p>
    <w:p w14:paraId="301541A3" w14:textId="6A607AB0" w:rsidR="00AB6127" w:rsidRDefault="001A460A" w:rsidP="007812FA">
      <w:pPr>
        <w:rPr>
          <w:rFonts w:ascii="Times New Roman" w:hAnsi="Times New Roman" w:cs="Times New Roman"/>
          <w:sz w:val="24"/>
          <w:szCs w:val="24"/>
        </w:rPr>
      </w:pPr>
      <w:r>
        <w:rPr>
          <w:rFonts w:ascii="Times New Roman" w:hAnsi="Times New Roman" w:cs="Times New Roman"/>
          <w:sz w:val="24"/>
          <w:szCs w:val="24"/>
        </w:rPr>
        <w:t>Summary</w:t>
      </w:r>
      <w:r w:rsidR="00370ABA">
        <w:rPr>
          <w:rFonts w:ascii="Times New Roman" w:hAnsi="Times New Roman" w:cs="Times New Roman"/>
          <w:sz w:val="24"/>
          <w:szCs w:val="24"/>
        </w:rPr>
        <w:t xml:space="preserve"> here.</w:t>
      </w:r>
      <w:r>
        <w:rPr>
          <w:rFonts w:ascii="Times New Roman" w:hAnsi="Times New Roman" w:cs="Times New Roman"/>
          <w:sz w:val="24"/>
          <w:szCs w:val="24"/>
        </w:rPr>
        <w:t xml:space="preserve"> Write last.</w:t>
      </w:r>
    </w:p>
    <w:p w14:paraId="11E3217A" w14:textId="2E0085E4" w:rsidR="00370ABA" w:rsidRDefault="00370ABA" w:rsidP="00BB013E">
      <w:pPr>
        <w:pStyle w:val="Heading1"/>
        <w:numPr>
          <w:ilvl w:val="0"/>
          <w:numId w:val="5"/>
        </w:numPr>
      </w:pPr>
      <w:bookmarkStart w:id="2" w:name="_Toc137151708"/>
      <w:r w:rsidRPr="00370ABA">
        <w:t>Background</w:t>
      </w:r>
      <w:bookmarkEnd w:id="2"/>
    </w:p>
    <w:p w14:paraId="3AE88051" w14:textId="22891044" w:rsidR="004342AE" w:rsidRPr="004342AE" w:rsidRDefault="004342AE" w:rsidP="004342AE">
      <w:pPr>
        <w:pStyle w:val="Heading2"/>
      </w:pPr>
      <w:r>
        <w:t xml:space="preserve">1.1 Key principals of flow cytometry </w:t>
      </w:r>
    </w:p>
    <w:p w14:paraId="450B11CE" w14:textId="77777777" w:rsidR="00763494" w:rsidRPr="00763494" w:rsidRDefault="001A460A" w:rsidP="00763494">
      <w:pPr>
        <w:numPr>
          <w:ilvl w:val="0"/>
          <w:numId w:val="10"/>
        </w:numPr>
        <w:shd w:val="clear" w:color="auto" w:fill="FFFFFF"/>
        <w:spacing w:before="100" w:beforeAutospacing="1" w:after="100" w:afterAutospacing="1" w:line="240" w:lineRule="auto"/>
        <w:rPr>
          <w:ins w:id="3" w:author="Rebecca Mary Peter" w:date="2023-09-23T23:08:00Z"/>
          <w:rFonts w:ascii="Segoe UI" w:eastAsia="Times New Roman" w:hAnsi="Segoe UI" w:cs="Segoe UI"/>
          <w:color w:val="212121"/>
          <w:sz w:val="24"/>
          <w:szCs w:val="24"/>
        </w:rPr>
      </w:pPr>
      <w:r>
        <w:rPr>
          <w:rFonts w:ascii="Times New Roman" w:hAnsi="Times New Roman" w:cs="Times New Roman"/>
          <w:sz w:val="24"/>
          <w:szCs w:val="24"/>
        </w:rPr>
        <w:t>Multicolor f</w:t>
      </w:r>
      <w:r w:rsidR="00370ABA">
        <w:rPr>
          <w:rFonts w:ascii="Times New Roman" w:hAnsi="Times New Roman" w:cs="Times New Roman"/>
          <w:sz w:val="24"/>
          <w:szCs w:val="24"/>
        </w:rPr>
        <w:t xml:space="preserve">low cytometry (FC) is a laboratory technique used </w:t>
      </w:r>
      <w:r>
        <w:rPr>
          <w:rFonts w:ascii="Times New Roman" w:hAnsi="Times New Roman" w:cs="Times New Roman"/>
          <w:sz w:val="24"/>
          <w:szCs w:val="24"/>
        </w:rPr>
        <w:t xml:space="preserve">in biological </w:t>
      </w:r>
      <w:ins w:id="4" w:author="Rebecca Mary Peter" w:date="2023-09-23T18:15:00Z">
        <w:r w:rsidR="009E6EA2">
          <w:rPr>
            <w:rFonts w:ascii="Times New Roman" w:hAnsi="Times New Roman" w:cs="Times New Roman"/>
            <w:sz w:val="24"/>
            <w:szCs w:val="24"/>
          </w:rPr>
          <w:t xml:space="preserve">disciplines including cancer biology, </w:t>
        </w:r>
      </w:ins>
      <w:ins w:id="5" w:author="Rebecca Mary Peter" w:date="2023-09-23T19:33:00Z">
        <w:r w:rsidR="00FB7775">
          <w:rPr>
            <w:rFonts w:ascii="Times New Roman" w:hAnsi="Times New Roman" w:cs="Times New Roman"/>
            <w:sz w:val="24"/>
            <w:szCs w:val="24"/>
          </w:rPr>
          <w:t xml:space="preserve">molecular biology, </w:t>
        </w:r>
      </w:ins>
      <w:ins w:id="6" w:author="Rebecca Mary Peter" w:date="2023-09-23T18:15:00Z">
        <w:r w:rsidR="009E6EA2">
          <w:rPr>
            <w:rFonts w:ascii="Times New Roman" w:hAnsi="Times New Roman" w:cs="Times New Roman"/>
            <w:sz w:val="24"/>
            <w:szCs w:val="24"/>
          </w:rPr>
          <w:t>immunology</w:t>
        </w:r>
      </w:ins>
      <w:ins w:id="7" w:author="Rebecca Mary Peter" w:date="2023-09-23T18:16:00Z">
        <w:r w:rsidR="009E6EA2">
          <w:rPr>
            <w:rFonts w:ascii="Times New Roman" w:hAnsi="Times New Roman" w:cs="Times New Roman"/>
            <w:sz w:val="24"/>
            <w:szCs w:val="24"/>
          </w:rPr>
          <w:t xml:space="preserve"> and infectious disease</w:t>
        </w:r>
      </w:ins>
      <w:ins w:id="8" w:author="Rebecca Mary Peter" w:date="2023-09-23T18:24:00Z">
        <w:r w:rsidR="00841C19">
          <w:rPr>
            <w:rFonts w:ascii="Times New Roman" w:hAnsi="Times New Roman" w:cs="Times New Roman"/>
            <w:sz w:val="24"/>
            <w:szCs w:val="24"/>
          </w:rPr>
          <w:t xml:space="preserve"> monitoring</w:t>
        </w:r>
      </w:ins>
      <w:ins w:id="9" w:author="Rebecca Mary Peter" w:date="2023-09-23T18:16:00Z">
        <w:r w:rsidR="009E6EA2">
          <w:rPr>
            <w:rFonts w:ascii="Times New Roman" w:hAnsi="Times New Roman" w:cs="Times New Roman"/>
            <w:sz w:val="24"/>
            <w:szCs w:val="24"/>
          </w:rPr>
          <w:t xml:space="preserve"> </w:t>
        </w:r>
      </w:ins>
      <w:del w:id="10" w:author="Rebecca Mary Peter" w:date="2023-09-23T18:15:00Z">
        <w:r w:rsidDel="009E6EA2">
          <w:rPr>
            <w:rFonts w:ascii="Times New Roman" w:hAnsi="Times New Roman" w:cs="Times New Roman"/>
            <w:sz w:val="24"/>
            <w:szCs w:val="24"/>
          </w:rPr>
          <w:delText>studies</w:delText>
        </w:r>
      </w:del>
      <w:r>
        <w:rPr>
          <w:rFonts w:ascii="Times New Roman" w:hAnsi="Times New Roman" w:cs="Times New Roman"/>
          <w:sz w:val="24"/>
          <w:szCs w:val="24"/>
        </w:rPr>
        <w:t xml:space="preserve"> </w:t>
      </w:r>
      <w:r w:rsidR="00370ABA">
        <w:rPr>
          <w:rFonts w:ascii="Times New Roman" w:hAnsi="Times New Roman" w:cs="Times New Roman"/>
          <w:sz w:val="24"/>
          <w:szCs w:val="24"/>
        </w:rPr>
        <w:t>to</w:t>
      </w:r>
      <w:r>
        <w:rPr>
          <w:rFonts w:ascii="Times New Roman" w:hAnsi="Times New Roman" w:cs="Times New Roman"/>
          <w:sz w:val="24"/>
          <w:szCs w:val="24"/>
        </w:rPr>
        <w:t xml:space="preserve"> measure</w:t>
      </w:r>
      <w:r w:rsidR="004B3548">
        <w:rPr>
          <w:rFonts w:ascii="Times New Roman" w:hAnsi="Times New Roman" w:cs="Times New Roman"/>
          <w:sz w:val="24"/>
          <w:szCs w:val="24"/>
        </w:rPr>
        <w:t xml:space="preserve"> individual cell properties such as size, granularity and molecular composition. </w:t>
      </w:r>
      <w:ins w:id="11" w:author="Rebecca Mary Peter" w:date="2023-09-23T19:43:00Z">
        <w:r w:rsidR="00FB7775">
          <w:rPr>
            <w:rFonts w:ascii="Times New Roman" w:hAnsi="Times New Roman" w:cs="Times New Roman"/>
            <w:sz w:val="24"/>
            <w:szCs w:val="24"/>
          </w:rPr>
          <w:t xml:space="preserve">It is proven to be </w:t>
        </w:r>
      </w:ins>
      <w:ins w:id="12" w:author="Rebecca Mary Peter" w:date="2023-09-23T19:44:00Z">
        <w:r w:rsidR="00DA20B0">
          <w:rPr>
            <w:rFonts w:ascii="Times New Roman" w:hAnsi="Times New Roman" w:cs="Times New Roman"/>
            <w:sz w:val="24"/>
            <w:szCs w:val="24"/>
          </w:rPr>
          <w:t>a</w:t>
        </w:r>
      </w:ins>
      <w:ins w:id="13" w:author="Rebecca Mary Peter" w:date="2023-09-23T20:04:00Z">
        <w:r w:rsidR="00782BBB">
          <w:rPr>
            <w:rFonts w:ascii="Times New Roman" w:hAnsi="Times New Roman" w:cs="Times New Roman"/>
            <w:sz w:val="24"/>
            <w:szCs w:val="24"/>
          </w:rPr>
          <w:t xml:space="preserve"> highly sensitive</w:t>
        </w:r>
      </w:ins>
      <w:ins w:id="14" w:author="Rebecca Mary Peter" w:date="2023-09-23T19:49:00Z">
        <w:r w:rsidR="00DA20B0">
          <w:rPr>
            <w:rFonts w:ascii="Times New Roman" w:hAnsi="Times New Roman" w:cs="Times New Roman"/>
            <w:sz w:val="24"/>
            <w:szCs w:val="24"/>
          </w:rPr>
          <w:t xml:space="preserve"> </w:t>
        </w:r>
      </w:ins>
      <w:ins w:id="15" w:author="Rebecca Mary Peter" w:date="2023-09-23T19:56:00Z">
        <w:r w:rsidR="005B1B1D">
          <w:rPr>
            <w:rFonts w:ascii="Times New Roman" w:hAnsi="Times New Roman" w:cs="Times New Roman"/>
            <w:sz w:val="24"/>
            <w:szCs w:val="24"/>
          </w:rPr>
          <w:t xml:space="preserve">quality control tool </w:t>
        </w:r>
      </w:ins>
      <w:ins w:id="16" w:author="Rebecca Mary Peter" w:date="2023-09-23T20:09:00Z">
        <w:r w:rsidR="00782BBB">
          <w:rPr>
            <w:rFonts w:ascii="Times New Roman" w:hAnsi="Times New Roman" w:cs="Times New Roman"/>
            <w:sz w:val="24"/>
            <w:szCs w:val="24"/>
          </w:rPr>
          <w:t xml:space="preserve">of fluorescent </w:t>
        </w:r>
      </w:ins>
      <w:ins w:id="17" w:author="Rebecca Mary Peter" w:date="2023-09-23T20:10:00Z">
        <w:r w:rsidR="00782BBB">
          <w:rPr>
            <w:rFonts w:ascii="Times New Roman" w:hAnsi="Times New Roman" w:cs="Times New Roman"/>
            <w:sz w:val="24"/>
            <w:szCs w:val="24"/>
          </w:rPr>
          <w:t xml:space="preserve">conjugates used in immunoassays </w:t>
        </w:r>
      </w:ins>
      <w:r w:rsidR="00A80E4E">
        <w:rPr>
          <w:rFonts w:ascii="Times New Roman" w:hAnsi="Times New Roman" w:cs="Times New Roman"/>
          <w:sz w:val="24"/>
          <w:szCs w:val="24"/>
        </w:rPr>
        <w:t>(PMID:</w:t>
      </w:r>
      <w:r w:rsidR="00A80E4E" w:rsidRPr="00A80E4E">
        <w:rPr>
          <w:rFonts w:ascii="Segoe UI" w:eastAsia="Times New Roman" w:hAnsi="Segoe UI" w:cs="Segoe UI"/>
          <w:color w:val="212121"/>
          <w:sz w:val="24"/>
          <w:szCs w:val="24"/>
        </w:rPr>
        <w:t>27936034</w:t>
      </w:r>
      <w:r w:rsidR="00A80E4E">
        <w:rPr>
          <w:rFonts w:ascii="Segoe UI" w:eastAsia="Times New Roman" w:hAnsi="Segoe UI" w:cs="Segoe UI"/>
          <w:color w:val="212121"/>
          <w:sz w:val="24"/>
          <w:szCs w:val="24"/>
        </w:rPr>
        <w:t xml:space="preserve">) </w:t>
      </w:r>
      <w:ins w:id="18" w:author="Rebecca Mary Peter" w:date="2023-09-23T20:14:00Z">
        <w:r w:rsidR="00A80E4E">
          <w:rPr>
            <w:rFonts w:ascii="Segoe UI" w:eastAsia="Times New Roman" w:hAnsi="Segoe UI" w:cs="Segoe UI"/>
            <w:color w:val="212121"/>
            <w:sz w:val="24"/>
            <w:szCs w:val="24"/>
          </w:rPr>
          <w:t xml:space="preserve">, </w:t>
        </w:r>
      </w:ins>
      <w:ins w:id="19" w:author="Rebecca Mary Peter" w:date="2023-09-23T22:29:00Z">
        <w:r w:rsidR="00C75377" w:rsidRPr="00C75377">
          <w:rPr>
            <w:rFonts w:ascii="Times New Roman" w:hAnsi="Times New Roman" w:cs="Times New Roman"/>
            <w:sz w:val="24"/>
            <w:szCs w:val="24"/>
            <w:rPrChange w:id="20" w:author="Rebecca Mary Peter" w:date="2023-09-23T22:29:00Z">
              <w:rPr>
                <w:rFonts w:ascii="Segoe UI" w:eastAsia="Times New Roman" w:hAnsi="Segoe UI" w:cs="Segoe UI"/>
                <w:color w:val="212121"/>
                <w:sz w:val="24"/>
                <w:szCs w:val="24"/>
              </w:rPr>
            </w:rPrChange>
          </w:rPr>
          <w:t xml:space="preserve">with wide applications </w:t>
        </w:r>
      </w:ins>
      <w:ins w:id="21" w:author="Rebecca Mary Peter" w:date="2023-09-23T22:31:00Z">
        <w:r w:rsidR="00C75377">
          <w:rPr>
            <w:rFonts w:ascii="Times New Roman" w:hAnsi="Times New Roman" w:cs="Times New Roman"/>
            <w:sz w:val="24"/>
            <w:szCs w:val="24"/>
          </w:rPr>
          <w:t xml:space="preserve">in immunophenotyping </w:t>
        </w:r>
      </w:ins>
      <w:ins w:id="22" w:author="Rebecca Mary Peter" w:date="2023-09-23T22:33:00Z">
        <w:r w:rsidR="000660DF">
          <w:rPr>
            <w:rFonts w:ascii="Times New Roman" w:hAnsi="Times New Roman" w:cs="Times New Roman"/>
            <w:sz w:val="24"/>
            <w:szCs w:val="24"/>
          </w:rPr>
          <w:t xml:space="preserve">to simultaneously characterize mixed population of cells from </w:t>
        </w:r>
      </w:ins>
      <w:ins w:id="23" w:author="Rebecca Mary Peter" w:date="2023-09-23T22:34:00Z">
        <w:r w:rsidR="000660DF">
          <w:rPr>
            <w:rFonts w:ascii="Times New Roman" w:hAnsi="Times New Roman" w:cs="Times New Roman"/>
            <w:sz w:val="24"/>
            <w:szCs w:val="24"/>
          </w:rPr>
          <w:t>blood, bone marrow and solid tissues</w:t>
        </w:r>
      </w:ins>
      <w:ins w:id="24" w:author="Rebecca Mary Peter" w:date="2023-09-23T22:37:00Z">
        <w:r w:rsidR="000660DF">
          <w:rPr>
            <w:rFonts w:ascii="Times New Roman" w:hAnsi="Times New Roman" w:cs="Times New Roman"/>
            <w:sz w:val="24"/>
            <w:szCs w:val="24"/>
          </w:rPr>
          <w:t xml:space="preserve"> based of cl</w:t>
        </w:r>
      </w:ins>
      <w:ins w:id="25" w:author="Rebecca Mary Peter" w:date="2023-09-23T22:38:00Z">
        <w:r w:rsidR="000660DF">
          <w:rPr>
            <w:rFonts w:ascii="Times New Roman" w:hAnsi="Times New Roman" w:cs="Times New Roman"/>
            <w:sz w:val="24"/>
            <w:szCs w:val="24"/>
          </w:rPr>
          <w:t xml:space="preserve">uster of differentiation (CD) markers, </w:t>
        </w:r>
      </w:ins>
      <w:ins w:id="26" w:author="Rebecca Mary Peter" w:date="2023-09-23T22:40:00Z">
        <w:r w:rsidR="000660DF">
          <w:rPr>
            <w:rFonts w:ascii="Times New Roman" w:hAnsi="Times New Roman" w:cs="Times New Roman"/>
            <w:sz w:val="24"/>
            <w:szCs w:val="24"/>
          </w:rPr>
          <w:t>chemokine receptor markers, cytokines and antigen specific markers</w:t>
        </w:r>
      </w:ins>
      <w:ins w:id="27" w:author="Rebecca Mary Peter" w:date="2023-09-23T22:49:00Z">
        <w:r w:rsidR="00C35CD0">
          <w:rPr>
            <w:rFonts w:ascii="Times New Roman" w:hAnsi="Times New Roman" w:cs="Times New Roman"/>
            <w:sz w:val="24"/>
            <w:szCs w:val="24"/>
          </w:rPr>
          <w:t xml:space="preserve"> (</w:t>
        </w:r>
        <w:r w:rsidR="00C35CD0">
          <w:rPr>
            <w:rFonts w:ascii="Helvetica" w:hAnsi="Helvetica" w:cs="Helvetica"/>
            <w:color w:val="212121"/>
            <w:shd w:val="clear" w:color="auto" w:fill="FFFFFF"/>
          </w:rPr>
          <w:t>PMID: </w:t>
        </w:r>
        <w:r w:rsidR="00C35CD0">
          <w:fldChar w:fldCharType="begin"/>
        </w:r>
        <w:r w:rsidR="00C35CD0">
          <w:instrText>HYPERLINK "https://pubmed.ncbi.nlm.nih.gov/29512141"</w:instrText>
        </w:r>
        <w:r w:rsidR="00C35CD0">
          <w:fldChar w:fldCharType="separate"/>
        </w:r>
        <w:r w:rsidR="00C35CD0">
          <w:rPr>
            <w:rStyle w:val="Hyperlink"/>
            <w:rFonts w:ascii="Helvetica" w:hAnsi="Helvetica" w:cs="Helvetica"/>
            <w:color w:val="376FAA"/>
            <w:shd w:val="clear" w:color="auto" w:fill="FFFFFF"/>
          </w:rPr>
          <w:t>29512141</w:t>
        </w:r>
        <w:r w:rsidR="00C35CD0">
          <w:fldChar w:fldCharType="end"/>
        </w:r>
        <w:r w:rsidR="00C35CD0">
          <w:t>)</w:t>
        </w:r>
      </w:ins>
      <w:ins w:id="28" w:author="Rebecca Mary Peter" w:date="2023-09-23T22:40:00Z">
        <w:r w:rsidR="000660DF">
          <w:rPr>
            <w:rFonts w:ascii="Times New Roman" w:hAnsi="Times New Roman" w:cs="Times New Roman"/>
            <w:sz w:val="24"/>
            <w:szCs w:val="24"/>
          </w:rPr>
          <w:t xml:space="preserve">. </w:t>
        </w:r>
      </w:ins>
      <w:ins w:id="29" w:author="Rebecca Mary Peter" w:date="2023-09-23T22:42:00Z">
        <w:r w:rsidR="000660DF">
          <w:rPr>
            <w:rFonts w:ascii="Times New Roman" w:hAnsi="Times New Roman" w:cs="Times New Roman"/>
            <w:sz w:val="24"/>
            <w:szCs w:val="24"/>
          </w:rPr>
          <w:t xml:space="preserve">Furthermore, </w:t>
        </w:r>
      </w:ins>
      <w:ins w:id="30" w:author="Rebecca Mary Peter" w:date="2023-09-23T22:51:00Z">
        <w:r w:rsidR="00C35CD0">
          <w:rPr>
            <w:rFonts w:ascii="Times New Roman" w:hAnsi="Times New Roman" w:cs="Times New Roman"/>
            <w:sz w:val="24"/>
            <w:szCs w:val="24"/>
          </w:rPr>
          <w:t xml:space="preserve">fluorescent protein analysis </w:t>
        </w:r>
      </w:ins>
      <w:ins w:id="31" w:author="Rebecca Mary Peter" w:date="2023-09-23T22:52:00Z">
        <w:r w:rsidR="00C35CD0">
          <w:rPr>
            <w:rFonts w:ascii="Times New Roman" w:hAnsi="Times New Roman" w:cs="Times New Roman"/>
            <w:sz w:val="24"/>
            <w:szCs w:val="24"/>
          </w:rPr>
          <w:t xml:space="preserve">revolutionized </w:t>
        </w:r>
        <w:r w:rsidR="00D41DC4">
          <w:rPr>
            <w:rFonts w:ascii="Times New Roman" w:hAnsi="Times New Roman" w:cs="Times New Roman"/>
            <w:sz w:val="24"/>
            <w:szCs w:val="24"/>
          </w:rPr>
          <w:t>in vivo</w:t>
        </w:r>
      </w:ins>
      <w:ins w:id="32" w:author="Rebecca Mary Peter" w:date="2023-09-23T22:53:00Z">
        <w:r w:rsidR="00D41DC4">
          <w:rPr>
            <w:rFonts w:ascii="Times New Roman" w:hAnsi="Times New Roman" w:cs="Times New Roman"/>
            <w:sz w:val="24"/>
            <w:szCs w:val="24"/>
          </w:rPr>
          <w:t xml:space="preserve"> </w:t>
        </w:r>
      </w:ins>
      <w:ins w:id="33" w:author="Rebecca Mary Peter" w:date="2023-09-23T22:52:00Z">
        <w:r w:rsidR="00C35CD0">
          <w:rPr>
            <w:rFonts w:ascii="Times New Roman" w:hAnsi="Times New Roman" w:cs="Times New Roman"/>
            <w:sz w:val="24"/>
            <w:szCs w:val="24"/>
          </w:rPr>
          <w:t xml:space="preserve">detection of </w:t>
        </w:r>
      </w:ins>
      <w:ins w:id="34" w:author="Rebecca Mary Peter" w:date="2023-09-23T22:53:00Z">
        <w:r w:rsidR="00D41DC4">
          <w:rPr>
            <w:rFonts w:ascii="Times New Roman" w:hAnsi="Times New Roman" w:cs="Times New Roman"/>
            <w:sz w:val="24"/>
            <w:szCs w:val="24"/>
          </w:rPr>
          <w:t>bacterial or viral infections</w:t>
        </w:r>
      </w:ins>
      <w:ins w:id="35" w:author="Rebecca Mary Peter" w:date="2023-09-23T22:54:00Z">
        <w:r w:rsidR="00D41DC4">
          <w:rPr>
            <w:rFonts w:ascii="Times New Roman" w:hAnsi="Times New Roman" w:cs="Times New Roman"/>
            <w:sz w:val="24"/>
            <w:szCs w:val="24"/>
          </w:rPr>
          <w:t xml:space="preserve">, transplanted </w:t>
        </w:r>
        <w:proofErr w:type="gramStart"/>
        <w:r w:rsidR="00D41DC4">
          <w:rPr>
            <w:rFonts w:ascii="Times New Roman" w:hAnsi="Times New Roman" w:cs="Times New Roman"/>
            <w:sz w:val="24"/>
            <w:szCs w:val="24"/>
          </w:rPr>
          <w:t xml:space="preserve">cells </w:t>
        </w:r>
      </w:ins>
      <w:ins w:id="36" w:author="Rebecca Mary Peter" w:date="2023-09-23T22:53:00Z">
        <w:r w:rsidR="00D41DC4">
          <w:rPr>
            <w:rFonts w:ascii="Times New Roman" w:hAnsi="Times New Roman" w:cs="Times New Roman"/>
            <w:sz w:val="24"/>
            <w:szCs w:val="24"/>
          </w:rPr>
          <w:t xml:space="preserve"> and</w:t>
        </w:r>
        <w:proofErr w:type="gramEnd"/>
        <w:r w:rsidR="00D41DC4">
          <w:rPr>
            <w:rFonts w:ascii="Times New Roman" w:hAnsi="Times New Roman" w:cs="Times New Roman"/>
            <w:sz w:val="24"/>
            <w:szCs w:val="24"/>
          </w:rPr>
          <w:t xml:space="preserve"> gene knockout </w:t>
        </w:r>
      </w:ins>
      <w:ins w:id="37" w:author="Rebecca Mary Peter" w:date="2023-09-23T22:54:00Z">
        <w:r w:rsidR="00D41DC4">
          <w:rPr>
            <w:rFonts w:ascii="Times New Roman" w:hAnsi="Times New Roman" w:cs="Times New Roman"/>
            <w:sz w:val="24"/>
            <w:szCs w:val="24"/>
          </w:rPr>
          <w:t>in cells (</w:t>
        </w:r>
        <w:r w:rsidR="00D41DC4" w:rsidRPr="00D41DC4">
          <w:rPr>
            <w:rFonts w:ascii="Segoe UI" w:eastAsia="Times New Roman" w:hAnsi="Segoe UI" w:cs="Segoe UI"/>
            <w:color w:val="212121"/>
            <w:sz w:val="24"/>
            <w:szCs w:val="24"/>
          </w:rPr>
          <w:t>PMID: 24813442</w:t>
        </w:r>
      </w:ins>
      <w:ins w:id="38" w:author="Rebecca Mary Peter" w:date="2023-09-23T22:55:00Z">
        <w:r w:rsidR="00D41DC4">
          <w:rPr>
            <w:rFonts w:ascii="Segoe UI" w:eastAsia="Times New Roman" w:hAnsi="Segoe UI" w:cs="Segoe UI"/>
            <w:color w:val="212121"/>
            <w:sz w:val="24"/>
            <w:szCs w:val="24"/>
          </w:rPr>
          <w:t xml:space="preserve">). </w:t>
        </w:r>
      </w:ins>
      <w:ins w:id="39" w:author="Rebecca Mary Peter" w:date="2023-09-23T23:00:00Z">
        <w:r w:rsidR="00D41DC4" w:rsidRPr="00D41DC4">
          <w:rPr>
            <w:rFonts w:ascii="Times New Roman" w:hAnsi="Times New Roman" w:cs="Times New Roman"/>
            <w:sz w:val="24"/>
            <w:szCs w:val="24"/>
            <w:rPrChange w:id="40" w:author="Rebecca Mary Peter" w:date="2023-09-23T23:00:00Z">
              <w:rPr>
                <w:rFonts w:ascii="Segoe UI" w:eastAsia="Times New Roman" w:hAnsi="Segoe UI" w:cs="Segoe UI"/>
                <w:color w:val="212121"/>
                <w:sz w:val="24"/>
                <w:szCs w:val="24"/>
              </w:rPr>
            </w:rPrChange>
          </w:rPr>
          <w:t xml:space="preserve">Cell cycle analysis </w:t>
        </w:r>
      </w:ins>
      <w:ins w:id="41" w:author="Rebecca Mary Peter" w:date="2023-09-23T23:03:00Z">
        <w:r w:rsidR="00763494">
          <w:rPr>
            <w:rFonts w:ascii="Times New Roman" w:hAnsi="Times New Roman" w:cs="Times New Roman"/>
            <w:sz w:val="24"/>
            <w:szCs w:val="24"/>
          </w:rPr>
          <w:t xml:space="preserve">is another critical assay to measure </w:t>
        </w:r>
      </w:ins>
      <w:ins w:id="42" w:author="Rebecca Mary Peter" w:date="2023-09-23T23:04:00Z">
        <w:r w:rsidR="00763494">
          <w:rPr>
            <w:rFonts w:ascii="Times New Roman" w:hAnsi="Times New Roman" w:cs="Times New Roman"/>
            <w:sz w:val="24"/>
            <w:szCs w:val="24"/>
          </w:rPr>
          <w:t>dynamics of pathophysiological processes</w:t>
        </w:r>
      </w:ins>
      <w:ins w:id="43" w:author="Rebecca Mary Peter" w:date="2023-09-23T23:05:00Z">
        <w:r w:rsidR="00763494">
          <w:rPr>
            <w:rFonts w:ascii="Times New Roman" w:hAnsi="Times New Roman" w:cs="Times New Roman"/>
            <w:sz w:val="24"/>
            <w:szCs w:val="24"/>
          </w:rPr>
          <w:t xml:space="preserve"> by </w:t>
        </w:r>
      </w:ins>
      <w:ins w:id="44" w:author="Rebecca Mary Peter" w:date="2023-09-23T23:06:00Z">
        <w:r w:rsidR="00763494">
          <w:rPr>
            <w:rFonts w:ascii="Times New Roman" w:hAnsi="Times New Roman" w:cs="Times New Roman"/>
            <w:sz w:val="24"/>
            <w:szCs w:val="24"/>
          </w:rPr>
          <w:t xml:space="preserve">utilizing DNA binding dyes </w:t>
        </w:r>
      </w:ins>
      <w:ins w:id="45" w:author="Rebecca Mary Peter" w:date="2023-09-23T23:08:00Z">
        <w:r w:rsidR="00763494">
          <w:rPr>
            <w:rFonts w:ascii="Times New Roman" w:hAnsi="Times New Roman" w:cs="Times New Roman"/>
            <w:sz w:val="24"/>
            <w:szCs w:val="24"/>
          </w:rPr>
          <w:t>(</w:t>
        </w:r>
        <w:r w:rsidR="00763494" w:rsidRPr="00763494">
          <w:rPr>
            <w:rFonts w:ascii="Segoe UI" w:eastAsia="Times New Roman" w:hAnsi="Segoe UI" w:cs="Segoe UI"/>
            <w:color w:val="212121"/>
            <w:sz w:val="24"/>
            <w:szCs w:val="24"/>
          </w:rPr>
          <w:t>PMID: 32441778</w:t>
        </w:r>
      </w:ins>
    </w:p>
    <w:p w14:paraId="0E105021" w14:textId="7C92E3DE" w:rsidR="00D41DC4" w:rsidRPr="00D41DC4" w:rsidRDefault="00763494">
      <w:pPr>
        <w:shd w:val="clear" w:color="auto" w:fill="FFFFFF"/>
        <w:spacing w:before="100" w:beforeAutospacing="1" w:after="100" w:afterAutospacing="1" w:line="240" w:lineRule="auto"/>
        <w:ind w:left="720"/>
        <w:rPr>
          <w:ins w:id="46" w:author="Rebecca Mary Peter" w:date="2023-09-23T22:54:00Z"/>
          <w:rFonts w:ascii="Times New Roman" w:hAnsi="Times New Roman" w:cs="Times New Roman"/>
          <w:sz w:val="24"/>
          <w:szCs w:val="24"/>
          <w:rPrChange w:id="47" w:author="Rebecca Mary Peter" w:date="2023-09-23T23:00:00Z">
            <w:rPr>
              <w:ins w:id="48" w:author="Rebecca Mary Peter" w:date="2023-09-23T22:54:00Z"/>
              <w:rFonts w:ascii="Segoe UI" w:eastAsia="Times New Roman" w:hAnsi="Segoe UI" w:cs="Segoe UI"/>
              <w:color w:val="212121"/>
              <w:sz w:val="24"/>
              <w:szCs w:val="24"/>
            </w:rPr>
          </w:rPrChange>
        </w:rPr>
        <w:pPrChange w:id="49" w:author="Rebecca Mary Peter" w:date="2023-09-23T23:08:00Z">
          <w:pPr>
            <w:numPr>
              <w:numId w:val="9"/>
            </w:numPr>
            <w:shd w:val="clear" w:color="auto" w:fill="FFFFFF"/>
            <w:tabs>
              <w:tab w:val="num" w:pos="720"/>
            </w:tabs>
            <w:spacing w:before="100" w:beforeAutospacing="1" w:after="100" w:afterAutospacing="1" w:line="240" w:lineRule="auto"/>
            <w:ind w:left="720" w:hanging="360"/>
          </w:pPr>
        </w:pPrChange>
      </w:pPr>
      <w:ins w:id="50" w:author="Rebecca Mary Peter" w:date="2023-09-23T23:08:00Z">
        <w:r>
          <w:rPr>
            <w:rFonts w:ascii="Times New Roman" w:hAnsi="Times New Roman" w:cs="Times New Roman"/>
            <w:sz w:val="24"/>
            <w:szCs w:val="24"/>
          </w:rPr>
          <w:t>)</w:t>
        </w:r>
      </w:ins>
      <w:ins w:id="51" w:author="Rebecca Mary Peter" w:date="2023-09-23T23:06:00Z">
        <w:r>
          <w:rPr>
            <w:rFonts w:ascii="Times New Roman" w:hAnsi="Times New Roman" w:cs="Times New Roman"/>
            <w:sz w:val="24"/>
            <w:szCs w:val="24"/>
          </w:rPr>
          <w:t xml:space="preserve">.  </w:t>
        </w:r>
      </w:ins>
    </w:p>
    <w:p w14:paraId="4F818808" w14:textId="22DEB791" w:rsidR="00A80E4E" w:rsidRPr="00C75377" w:rsidRDefault="00A80E4E">
      <w:pPr>
        <w:shd w:val="clear" w:color="auto" w:fill="FFFFFF"/>
        <w:spacing w:before="100" w:beforeAutospacing="1" w:after="100" w:afterAutospacing="1" w:line="240" w:lineRule="auto"/>
        <w:ind w:left="720"/>
        <w:rPr>
          <w:rFonts w:ascii="Times New Roman" w:hAnsi="Times New Roman" w:cs="Times New Roman"/>
          <w:sz w:val="24"/>
          <w:szCs w:val="24"/>
          <w:rPrChange w:id="52" w:author="Rebecca Mary Peter" w:date="2023-09-23T22:29:00Z">
            <w:rPr>
              <w:rFonts w:ascii="Segoe UI" w:eastAsia="Times New Roman" w:hAnsi="Segoe UI" w:cs="Segoe UI"/>
              <w:color w:val="212121"/>
              <w:sz w:val="24"/>
              <w:szCs w:val="24"/>
            </w:rPr>
          </w:rPrChange>
        </w:rPr>
        <w:pPrChange w:id="53" w:author="Rebecca Mary Peter" w:date="2023-09-23T22:55:00Z">
          <w:pPr>
            <w:numPr>
              <w:numId w:val="8"/>
            </w:numPr>
            <w:shd w:val="clear" w:color="auto" w:fill="FFFFFF"/>
            <w:tabs>
              <w:tab w:val="num" w:pos="720"/>
            </w:tabs>
            <w:spacing w:before="100" w:beforeAutospacing="1" w:after="100" w:afterAutospacing="1" w:line="240" w:lineRule="auto"/>
            <w:ind w:left="720" w:hanging="360"/>
          </w:pPr>
        </w:pPrChange>
      </w:pPr>
    </w:p>
    <w:p w14:paraId="75106929" w14:textId="77777777" w:rsidR="007915FD" w:rsidRDefault="007915FD" w:rsidP="007915FD">
      <w:pPr>
        <w:rPr>
          <w:ins w:id="54" w:author="Mahan Dastgiri" w:date="2023-09-25T16:50:00Z"/>
          <w:rFonts w:ascii="Times New Roman" w:hAnsi="Times New Roman" w:cs="Times New Roman"/>
          <w:sz w:val="24"/>
          <w:szCs w:val="24"/>
        </w:rPr>
      </w:pPr>
      <w:ins w:id="55" w:author="Mahan Dastgiri" w:date="2023-09-25T16:50:00Z">
        <w:r w:rsidRPr="006A4081">
          <w:rPr>
            <w:rFonts w:ascii="Times New Roman" w:hAnsi="Times New Roman" w:cs="Times New Roman"/>
            <w:sz w:val="24"/>
            <w:szCs w:val="24"/>
            <w:highlight w:val="yellow"/>
          </w:rPr>
          <w:t xml:space="preserve">Immunophenotyping and antigen specific response are frequently employed in immunological application of flow cytometry. Immunophenotyping applies fluorochrome-conjugated antibodies to target antigens on the cellular surface, which are defined by cluster of differentiation </w:t>
        </w:r>
        <w:r>
          <w:rPr>
            <w:rFonts w:ascii="Times New Roman" w:hAnsi="Times New Roman" w:cs="Times New Roman"/>
            <w:sz w:val="24"/>
            <w:szCs w:val="24"/>
            <w:highlight w:val="yellow"/>
          </w:rPr>
          <w:t>(</w:t>
        </w:r>
        <w:r w:rsidRPr="006A4081">
          <w:rPr>
            <w:rFonts w:ascii="Times New Roman" w:hAnsi="Times New Roman" w:cs="Times New Roman"/>
            <w:sz w:val="24"/>
            <w:szCs w:val="24"/>
            <w:highlight w:val="yellow"/>
          </w:rPr>
          <w:t>CD</w:t>
        </w:r>
        <w:r>
          <w:rPr>
            <w:rFonts w:ascii="Times New Roman" w:hAnsi="Times New Roman" w:cs="Times New Roman"/>
            <w:sz w:val="24"/>
            <w:szCs w:val="24"/>
            <w:highlight w:val="yellow"/>
          </w:rPr>
          <w:t xml:space="preserve">) </w:t>
        </w:r>
        <w:r w:rsidRPr="006A4081">
          <w:rPr>
            <w:rFonts w:ascii="Times New Roman" w:hAnsi="Times New Roman" w:cs="Times New Roman"/>
            <w:sz w:val="24"/>
            <w:szCs w:val="24"/>
            <w:highlight w:val="yellow"/>
          </w:rPr>
          <w:t>numbers. The investigation of CD markers on immune cells indicates the specific population of tested cells. Antigen specific response works via fluorescent major histocompatibility or MHC multimers which carry the desired antigen and bound to tested immune cells recognizing the antigen. Following the binding, the response of the antigen is measured and evaluated (PMID: 29512141).</w:t>
        </w:r>
        <w:r>
          <w:rPr>
            <w:rFonts w:ascii="Times New Roman" w:hAnsi="Times New Roman" w:cs="Times New Roman"/>
            <w:sz w:val="24"/>
            <w:szCs w:val="24"/>
          </w:rPr>
          <w:t xml:space="preserve"> </w:t>
        </w:r>
      </w:ins>
    </w:p>
    <w:p w14:paraId="3D31DFB7" w14:textId="5DB6BE22" w:rsidR="00FB7775" w:rsidRDefault="00FB7775" w:rsidP="00370ABA">
      <w:pPr>
        <w:rPr>
          <w:ins w:id="56" w:author="Rebecca Mary Peter" w:date="2023-09-23T19:34:00Z"/>
          <w:rFonts w:ascii="Times New Roman" w:hAnsi="Times New Roman" w:cs="Times New Roman"/>
          <w:sz w:val="24"/>
          <w:szCs w:val="24"/>
        </w:rPr>
      </w:pPr>
    </w:p>
    <w:p w14:paraId="01651437" w14:textId="7114B865" w:rsidR="0080520A" w:rsidRDefault="005C32EF" w:rsidP="00370ABA">
      <w:pPr>
        <w:rPr>
          <w:rFonts w:ascii="Times New Roman" w:hAnsi="Times New Roman" w:cs="Times New Roman"/>
          <w:sz w:val="24"/>
          <w:szCs w:val="24"/>
        </w:rPr>
      </w:pPr>
      <w:ins w:id="57" w:author="博俊 周" w:date="2023-09-24T14:44:00Z">
        <w:r w:rsidRPr="004D65B1">
          <w:rPr>
            <w:rFonts w:ascii="Times New Roman" w:hAnsi="Times New Roman" w:cs="Times New Roman"/>
            <w:sz w:val="24"/>
            <w:szCs w:val="24"/>
            <w:highlight w:val="yellow"/>
            <w:rPrChange w:id="58" w:author="博俊 周" w:date="2023-09-24T16:13:00Z">
              <w:rPr>
                <w:rFonts w:ascii="Times New Roman" w:hAnsi="Times New Roman" w:cs="Times New Roman"/>
                <w:sz w:val="24"/>
                <w:szCs w:val="24"/>
              </w:rPr>
            </w:rPrChange>
          </w:rPr>
          <w:t xml:space="preserve">Sample preparation includes </w:t>
        </w:r>
      </w:ins>
      <w:ins w:id="59" w:author="博俊 周" w:date="2023-09-24T14:48:00Z">
        <w:r w:rsidRPr="004D65B1">
          <w:rPr>
            <w:rFonts w:ascii="Times New Roman" w:hAnsi="Times New Roman" w:cs="Times New Roman"/>
            <w:sz w:val="24"/>
            <w:szCs w:val="24"/>
            <w:highlight w:val="yellow"/>
            <w:rPrChange w:id="60" w:author="博俊 周" w:date="2023-09-24T16:13:00Z">
              <w:rPr>
                <w:rFonts w:ascii="Times New Roman" w:hAnsi="Times New Roman" w:cs="Times New Roman"/>
                <w:sz w:val="24"/>
                <w:szCs w:val="24"/>
              </w:rPr>
            </w:rPrChange>
          </w:rPr>
          <w:t xml:space="preserve">three approaches: </w:t>
        </w:r>
      </w:ins>
      <w:ins w:id="61" w:author="博俊 周" w:date="2023-09-24T14:45:00Z">
        <w:r w:rsidRPr="004D65B1">
          <w:rPr>
            <w:rFonts w:ascii="Times New Roman" w:hAnsi="Times New Roman" w:cs="Times New Roman"/>
            <w:sz w:val="24"/>
            <w:szCs w:val="24"/>
            <w:highlight w:val="yellow"/>
            <w:rPrChange w:id="62" w:author="博俊 周" w:date="2023-09-24T16:13:00Z">
              <w:rPr>
                <w:rFonts w:ascii="Times New Roman" w:hAnsi="Times New Roman" w:cs="Times New Roman"/>
                <w:sz w:val="24"/>
                <w:szCs w:val="24"/>
              </w:rPr>
            </w:rPrChange>
          </w:rPr>
          <w:t xml:space="preserve">(a) transfection and expression of </w:t>
        </w:r>
      </w:ins>
      <w:ins w:id="63" w:author="博俊 周" w:date="2023-09-24T14:51:00Z">
        <w:r w:rsidRPr="004D65B1">
          <w:rPr>
            <w:rFonts w:ascii="Times New Roman" w:hAnsi="Times New Roman" w:cs="Times New Roman"/>
            <w:sz w:val="24"/>
            <w:szCs w:val="24"/>
            <w:highlight w:val="yellow"/>
            <w:rPrChange w:id="64" w:author="博俊 周" w:date="2023-09-24T16:13:00Z">
              <w:rPr>
                <w:rFonts w:ascii="Times New Roman" w:hAnsi="Times New Roman" w:cs="Times New Roman"/>
                <w:sz w:val="24"/>
                <w:szCs w:val="24"/>
              </w:rPr>
            </w:rPrChange>
          </w:rPr>
          <w:t xml:space="preserve">fluorescent proteins, (b) </w:t>
        </w:r>
      </w:ins>
      <w:ins w:id="65" w:author="博俊 周" w:date="2023-09-24T14:52:00Z">
        <w:r w:rsidRPr="004D65B1">
          <w:rPr>
            <w:rFonts w:ascii="Times New Roman" w:hAnsi="Times New Roman" w:cs="Times New Roman"/>
            <w:sz w:val="24"/>
            <w:szCs w:val="24"/>
            <w:highlight w:val="yellow"/>
            <w:rPrChange w:id="66" w:author="博俊 周" w:date="2023-09-24T16:13:00Z">
              <w:rPr>
                <w:rFonts w:ascii="Times New Roman" w:hAnsi="Times New Roman" w:cs="Times New Roman"/>
                <w:sz w:val="24"/>
                <w:szCs w:val="24"/>
              </w:rPr>
            </w:rPrChange>
          </w:rPr>
          <w:t xml:space="preserve">staining with fluorescent dyes, </w:t>
        </w:r>
      </w:ins>
      <w:ins w:id="67" w:author="博俊 周" w:date="2023-09-24T14:53:00Z">
        <w:r w:rsidRPr="004D65B1">
          <w:rPr>
            <w:rFonts w:ascii="Times New Roman" w:hAnsi="Times New Roman" w:cs="Times New Roman"/>
            <w:sz w:val="24"/>
            <w:szCs w:val="24"/>
            <w:highlight w:val="yellow"/>
            <w:rPrChange w:id="68" w:author="博俊 周" w:date="2023-09-24T16:13:00Z">
              <w:rPr>
                <w:rFonts w:ascii="Times New Roman" w:hAnsi="Times New Roman" w:cs="Times New Roman"/>
                <w:sz w:val="24"/>
                <w:szCs w:val="24"/>
              </w:rPr>
            </w:rPrChange>
          </w:rPr>
          <w:t>or</w:t>
        </w:r>
      </w:ins>
      <w:ins w:id="69" w:author="博俊 周" w:date="2023-09-24T14:52:00Z">
        <w:r w:rsidRPr="004D65B1">
          <w:rPr>
            <w:rFonts w:ascii="Times New Roman" w:hAnsi="Times New Roman" w:cs="Times New Roman"/>
            <w:sz w:val="24"/>
            <w:szCs w:val="24"/>
            <w:highlight w:val="yellow"/>
            <w:rPrChange w:id="70" w:author="博俊 周" w:date="2023-09-24T16:13:00Z">
              <w:rPr>
                <w:rFonts w:ascii="Times New Roman" w:hAnsi="Times New Roman" w:cs="Times New Roman"/>
                <w:sz w:val="24"/>
                <w:szCs w:val="24"/>
              </w:rPr>
            </w:rPrChange>
          </w:rPr>
          <w:t xml:space="preserve"> (c) with fluorescently conjugated antibodies</w:t>
        </w:r>
      </w:ins>
      <w:ins w:id="71" w:author="博俊 周" w:date="2023-09-24T16:12:00Z">
        <w:r w:rsidR="00C2219B" w:rsidRPr="004D65B1">
          <w:rPr>
            <w:rFonts w:ascii="Times New Roman" w:hAnsi="Times New Roman" w:cs="Times New Roman"/>
            <w:sz w:val="24"/>
            <w:szCs w:val="24"/>
            <w:highlight w:val="yellow"/>
            <w:rPrChange w:id="72" w:author="博俊 周" w:date="2023-09-24T16:13:00Z">
              <w:rPr>
                <w:rFonts w:ascii="Times New Roman" w:hAnsi="Times New Roman" w:cs="Times New Roman"/>
                <w:sz w:val="24"/>
                <w:szCs w:val="24"/>
              </w:rPr>
            </w:rPrChange>
          </w:rPr>
          <w:t xml:space="preserve"> (PMID: 29512141)</w:t>
        </w:r>
      </w:ins>
      <w:ins w:id="73" w:author="博俊 周" w:date="2023-09-24T14:52:00Z">
        <w:r w:rsidRPr="004D65B1">
          <w:rPr>
            <w:rFonts w:ascii="Times New Roman" w:hAnsi="Times New Roman" w:cs="Times New Roman"/>
            <w:sz w:val="24"/>
            <w:szCs w:val="24"/>
            <w:highlight w:val="yellow"/>
            <w:rPrChange w:id="74" w:author="博俊 周" w:date="2023-09-24T16:13:00Z">
              <w:rPr>
                <w:rFonts w:ascii="Times New Roman" w:hAnsi="Times New Roman" w:cs="Times New Roman"/>
                <w:sz w:val="24"/>
                <w:szCs w:val="24"/>
              </w:rPr>
            </w:rPrChange>
          </w:rPr>
          <w:t>.</w:t>
        </w:r>
        <w:r w:rsidRPr="005C32EF">
          <w:rPr>
            <w:rFonts w:ascii="Times New Roman" w:hAnsi="Times New Roman" w:cs="Times New Roman"/>
            <w:sz w:val="24"/>
            <w:szCs w:val="24"/>
          </w:rPr>
          <w:t xml:space="preserve"> </w:t>
        </w:r>
      </w:ins>
      <w:r w:rsidR="00F05392">
        <w:rPr>
          <w:rFonts w:ascii="Times New Roman" w:hAnsi="Times New Roman" w:cs="Times New Roman"/>
          <w:sz w:val="24"/>
          <w:szCs w:val="24"/>
        </w:rPr>
        <w:t>To measure specific proteins on the surface or inside a cell, fluorescent chemical compounds called fluorochromes</w:t>
      </w:r>
      <w:r w:rsidR="00B12569">
        <w:rPr>
          <w:rFonts w:ascii="Times New Roman" w:hAnsi="Times New Roman" w:cs="Times New Roman"/>
          <w:sz w:val="24"/>
          <w:szCs w:val="24"/>
        </w:rPr>
        <w:t xml:space="preserve"> or fluorophores</w:t>
      </w:r>
      <w:r w:rsidR="00F05392">
        <w:rPr>
          <w:rFonts w:ascii="Times New Roman" w:hAnsi="Times New Roman" w:cs="Times New Roman"/>
          <w:sz w:val="24"/>
          <w:szCs w:val="24"/>
        </w:rPr>
        <w:t xml:space="preserve"> are added to the suspension</w:t>
      </w:r>
      <w:r w:rsidR="00B12569">
        <w:rPr>
          <w:rFonts w:ascii="Times New Roman" w:hAnsi="Times New Roman" w:cs="Times New Roman"/>
          <w:sz w:val="24"/>
          <w:szCs w:val="24"/>
        </w:rPr>
        <w:t>. The</w:t>
      </w:r>
      <w:r w:rsidR="00837A90">
        <w:rPr>
          <w:rFonts w:ascii="Times New Roman" w:hAnsi="Times New Roman" w:cs="Times New Roman"/>
          <w:sz w:val="24"/>
          <w:szCs w:val="24"/>
        </w:rPr>
        <w:t xml:space="preserve"> </w:t>
      </w:r>
      <w:r w:rsidR="00B12569">
        <w:rPr>
          <w:rFonts w:ascii="Times New Roman" w:hAnsi="Times New Roman" w:cs="Times New Roman"/>
          <w:sz w:val="24"/>
          <w:szCs w:val="24"/>
        </w:rPr>
        <w:t>f</w:t>
      </w:r>
      <w:r w:rsidR="00837A90">
        <w:rPr>
          <w:rFonts w:ascii="Times New Roman" w:hAnsi="Times New Roman" w:cs="Times New Roman"/>
          <w:sz w:val="24"/>
          <w:szCs w:val="24"/>
        </w:rPr>
        <w:t>luorochromes are attached to molecules with affinity to specific proteins, hence labeling these proteins.</w:t>
      </w:r>
      <w:r w:rsidR="00F05392">
        <w:rPr>
          <w:rFonts w:ascii="Times New Roman" w:hAnsi="Times New Roman" w:cs="Times New Roman"/>
          <w:sz w:val="24"/>
          <w:szCs w:val="24"/>
        </w:rPr>
        <w:t xml:space="preserve"> Cells are </w:t>
      </w:r>
      <w:r w:rsidR="00B12569">
        <w:rPr>
          <w:rFonts w:ascii="Times New Roman" w:hAnsi="Times New Roman" w:cs="Times New Roman"/>
          <w:sz w:val="24"/>
          <w:szCs w:val="24"/>
        </w:rPr>
        <w:t xml:space="preserve">first separated and </w:t>
      </w:r>
      <w:r w:rsidR="00F05392">
        <w:rPr>
          <w:rFonts w:ascii="Times New Roman" w:hAnsi="Times New Roman" w:cs="Times New Roman"/>
          <w:sz w:val="24"/>
          <w:szCs w:val="24"/>
        </w:rPr>
        <w:t>suspended in a liquid</w:t>
      </w:r>
      <w:r w:rsidR="00B12569">
        <w:rPr>
          <w:rFonts w:ascii="Times New Roman" w:hAnsi="Times New Roman" w:cs="Times New Roman"/>
          <w:sz w:val="24"/>
          <w:szCs w:val="24"/>
        </w:rPr>
        <w:t>,</w:t>
      </w:r>
      <w:r w:rsidR="00F05392">
        <w:rPr>
          <w:rFonts w:ascii="Times New Roman" w:hAnsi="Times New Roman" w:cs="Times New Roman"/>
          <w:sz w:val="24"/>
          <w:szCs w:val="24"/>
        </w:rPr>
        <w:t xml:space="preserve"> and </w:t>
      </w:r>
      <w:r w:rsidR="00B12569">
        <w:rPr>
          <w:rFonts w:ascii="Times New Roman" w:hAnsi="Times New Roman" w:cs="Times New Roman"/>
          <w:sz w:val="24"/>
          <w:szCs w:val="24"/>
        </w:rPr>
        <w:t xml:space="preserve">the suspension is </w:t>
      </w:r>
      <w:r w:rsidR="00F05392">
        <w:rPr>
          <w:rFonts w:ascii="Times New Roman" w:hAnsi="Times New Roman" w:cs="Times New Roman"/>
          <w:sz w:val="24"/>
          <w:szCs w:val="24"/>
        </w:rPr>
        <w:t xml:space="preserve">pass through </w:t>
      </w:r>
      <w:r w:rsidR="00F05392">
        <w:rPr>
          <w:rFonts w:ascii="Times New Roman" w:hAnsi="Times New Roman" w:cs="Times New Roman"/>
          <w:sz w:val="24"/>
          <w:szCs w:val="24"/>
        </w:rPr>
        <w:lastRenderedPageBreak/>
        <w:t>narrow tubes</w:t>
      </w:r>
      <w:r w:rsidR="00837A90">
        <w:rPr>
          <w:rFonts w:ascii="Times New Roman" w:hAnsi="Times New Roman" w:cs="Times New Roman"/>
          <w:sz w:val="24"/>
          <w:szCs w:val="24"/>
        </w:rPr>
        <w:t xml:space="preserve">, </w:t>
      </w:r>
      <w:r w:rsidR="00F05392">
        <w:rPr>
          <w:rFonts w:ascii="Times New Roman" w:hAnsi="Times New Roman" w:cs="Times New Roman"/>
          <w:sz w:val="24"/>
          <w:szCs w:val="24"/>
        </w:rPr>
        <w:t>one</w:t>
      </w:r>
      <w:r w:rsidR="00837A90">
        <w:rPr>
          <w:rFonts w:ascii="Times New Roman" w:hAnsi="Times New Roman" w:cs="Times New Roman"/>
          <w:sz w:val="24"/>
          <w:szCs w:val="24"/>
        </w:rPr>
        <w:t xml:space="preserve"> cell</w:t>
      </w:r>
      <w:r w:rsidR="00F05392">
        <w:rPr>
          <w:rFonts w:ascii="Times New Roman" w:hAnsi="Times New Roman" w:cs="Times New Roman"/>
          <w:sz w:val="24"/>
          <w:szCs w:val="24"/>
        </w:rPr>
        <w:t xml:space="preserve"> at a time. </w:t>
      </w:r>
      <w:ins w:id="75" w:author="博俊 周" w:date="2023-09-24T15:27:00Z">
        <w:r w:rsidR="001905C6" w:rsidRPr="004D65B1">
          <w:rPr>
            <w:rFonts w:ascii="Times New Roman" w:hAnsi="Times New Roman" w:cs="Times New Roman"/>
            <w:sz w:val="24"/>
            <w:szCs w:val="24"/>
            <w:highlight w:val="yellow"/>
            <w:rPrChange w:id="76" w:author="博俊 周" w:date="2023-09-24T16:13:00Z">
              <w:rPr>
                <w:rFonts w:ascii="Times New Roman" w:hAnsi="Times New Roman" w:cs="Times New Roman"/>
                <w:sz w:val="24"/>
                <w:szCs w:val="24"/>
              </w:rPr>
            </w:rPrChange>
          </w:rPr>
          <w:t>A</w:t>
        </w:r>
      </w:ins>
      <w:ins w:id="77" w:author="博俊 周" w:date="2023-09-24T15:20:00Z">
        <w:r w:rsidR="0001733A" w:rsidRPr="004D65B1">
          <w:rPr>
            <w:rFonts w:ascii="Times New Roman" w:hAnsi="Times New Roman" w:cs="Times New Roman"/>
            <w:sz w:val="24"/>
            <w:szCs w:val="24"/>
            <w:highlight w:val="yellow"/>
            <w:rPrChange w:id="78" w:author="博俊 周" w:date="2023-09-24T16:13:00Z">
              <w:rPr>
                <w:rFonts w:ascii="Times New Roman" w:hAnsi="Times New Roman" w:cs="Times New Roman"/>
                <w:sz w:val="24"/>
                <w:szCs w:val="24"/>
              </w:rPr>
            </w:rPrChange>
          </w:rPr>
          <w:t xml:space="preserve"> universal </w:t>
        </w:r>
      </w:ins>
      <w:ins w:id="79" w:author="博俊 周" w:date="2023-09-24T15:05:00Z">
        <w:r w:rsidR="005E05C9" w:rsidRPr="004D65B1">
          <w:rPr>
            <w:rFonts w:ascii="Times New Roman" w:hAnsi="Times New Roman" w:cs="Times New Roman"/>
            <w:sz w:val="24"/>
            <w:szCs w:val="24"/>
            <w:highlight w:val="yellow"/>
            <w:rPrChange w:id="80" w:author="博俊 周" w:date="2023-09-24T16:13:00Z">
              <w:rPr>
                <w:rFonts w:ascii="Times New Roman" w:hAnsi="Times New Roman" w:cs="Times New Roman"/>
                <w:sz w:val="24"/>
                <w:szCs w:val="24"/>
              </w:rPr>
            </w:rPrChange>
          </w:rPr>
          <w:t xml:space="preserve">flow cytometer is composed </w:t>
        </w:r>
      </w:ins>
      <w:ins w:id="81" w:author="博俊 周" w:date="2023-09-24T15:06:00Z">
        <w:r w:rsidR="005E05C9" w:rsidRPr="004D65B1">
          <w:rPr>
            <w:rFonts w:ascii="Times New Roman" w:hAnsi="Times New Roman" w:cs="Times New Roman"/>
            <w:sz w:val="24"/>
            <w:szCs w:val="24"/>
            <w:highlight w:val="yellow"/>
            <w:rPrChange w:id="82" w:author="博俊 周" w:date="2023-09-24T16:13:00Z">
              <w:rPr>
                <w:rFonts w:ascii="Times New Roman" w:hAnsi="Times New Roman" w:cs="Times New Roman"/>
                <w:sz w:val="24"/>
                <w:szCs w:val="24"/>
              </w:rPr>
            </w:rPrChange>
          </w:rPr>
          <w:t>of three systems, including fluidics</w:t>
        </w:r>
      </w:ins>
      <w:ins w:id="83" w:author="博俊 周" w:date="2023-09-24T15:07:00Z">
        <w:r w:rsidR="00E14CBD" w:rsidRPr="004D65B1">
          <w:rPr>
            <w:rFonts w:ascii="Times New Roman" w:hAnsi="Times New Roman" w:cs="Times New Roman"/>
            <w:sz w:val="24"/>
            <w:szCs w:val="24"/>
            <w:highlight w:val="yellow"/>
            <w:rPrChange w:id="84" w:author="博俊 周" w:date="2023-09-24T16:13:00Z">
              <w:rPr>
                <w:rFonts w:ascii="Times New Roman" w:hAnsi="Times New Roman" w:cs="Times New Roman"/>
                <w:sz w:val="24"/>
                <w:szCs w:val="24"/>
              </w:rPr>
            </w:rPrChange>
          </w:rPr>
          <w:t xml:space="preserve"> (transporting samples to the laser intercept point)</w:t>
        </w:r>
      </w:ins>
      <w:ins w:id="85" w:author="博俊 周" w:date="2023-09-24T15:06:00Z">
        <w:r w:rsidR="005E05C9" w:rsidRPr="004D65B1">
          <w:rPr>
            <w:rFonts w:ascii="Times New Roman" w:hAnsi="Times New Roman" w:cs="Times New Roman"/>
            <w:sz w:val="24"/>
            <w:szCs w:val="24"/>
            <w:highlight w:val="yellow"/>
            <w:rPrChange w:id="86" w:author="博俊 周" w:date="2023-09-24T16:13:00Z">
              <w:rPr>
                <w:rFonts w:ascii="Times New Roman" w:hAnsi="Times New Roman" w:cs="Times New Roman"/>
                <w:sz w:val="24"/>
                <w:szCs w:val="24"/>
              </w:rPr>
            </w:rPrChange>
          </w:rPr>
          <w:t>, optics</w:t>
        </w:r>
      </w:ins>
      <w:ins w:id="87" w:author="博俊 周" w:date="2023-09-24T15:08:00Z">
        <w:r w:rsidR="00E14CBD" w:rsidRPr="004D65B1">
          <w:rPr>
            <w:rFonts w:ascii="Times New Roman" w:hAnsi="Times New Roman" w:cs="Times New Roman"/>
            <w:sz w:val="24"/>
            <w:szCs w:val="24"/>
            <w:highlight w:val="yellow"/>
            <w:rPrChange w:id="88" w:author="博俊 周" w:date="2023-09-24T16:13:00Z">
              <w:rPr>
                <w:rFonts w:ascii="Times New Roman" w:hAnsi="Times New Roman" w:cs="Times New Roman"/>
                <w:sz w:val="24"/>
                <w:szCs w:val="24"/>
              </w:rPr>
            </w:rPrChange>
          </w:rPr>
          <w:t xml:space="preserve"> (inducing the visible and fluorescent ligh</w:t>
        </w:r>
      </w:ins>
      <w:ins w:id="89" w:author="博俊 周" w:date="2023-09-24T15:09:00Z">
        <w:r w:rsidR="00E14CBD" w:rsidRPr="004D65B1">
          <w:rPr>
            <w:rFonts w:ascii="Times New Roman" w:hAnsi="Times New Roman" w:cs="Times New Roman"/>
            <w:sz w:val="24"/>
            <w:szCs w:val="24"/>
            <w:highlight w:val="yellow"/>
            <w:rPrChange w:id="90" w:author="博俊 周" w:date="2023-09-24T16:13:00Z">
              <w:rPr>
                <w:rFonts w:ascii="Times New Roman" w:hAnsi="Times New Roman" w:cs="Times New Roman"/>
                <w:sz w:val="24"/>
                <w:szCs w:val="24"/>
              </w:rPr>
            </w:rPrChange>
          </w:rPr>
          <w:t>t signals)</w:t>
        </w:r>
      </w:ins>
      <w:ins w:id="91" w:author="博俊 周" w:date="2023-09-24T15:06:00Z">
        <w:r w:rsidR="005E05C9" w:rsidRPr="004D65B1">
          <w:rPr>
            <w:rFonts w:ascii="Times New Roman" w:hAnsi="Times New Roman" w:cs="Times New Roman"/>
            <w:sz w:val="24"/>
            <w:szCs w:val="24"/>
            <w:highlight w:val="yellow"/>
            <w:rPrChange w:id="92" w:author="博俊 周" w:date="2023-09-24T16:13:00Z">
              <w:rPr>
                <w:rFonts w:ascii="Times New Roman" w:hAnsi="Times New Roman" w:cs="Times New Roman"/>
                <w:sz w:val="24"/>
                <w:szCs w:val="24"/>
              </w:rPr>
            </w:rPrChange>
          </w:rPr>
          <w:t>, and electronics</w:t>
        </w:r>
      </w:ins>
      <w:ins w:id="93" w:author="博俊 周" w:date="2023-09-24T15:09:00Z">
        <w:r w:rsidR="00E14CBD" w:rsidRPr="004D65B1">
          <w:rPr>
            <w:rFonts w:ascii="Times New Roman" w:hAnsi="Times New Roman" w:cs="Times New Roman"/>
            <w:sz w:val="24"/>
            <w:szCs w:val="24"/>
            <w:highlight w:val="yellow"/>
            <w:rPrChange w:id="94" w:author="博俊 周" w:date="2023-09-24T16:13:00Z">
              <w:rPr>
                <w:rFonts w:ascii="Times New Roman" w:hAnsi="Times New Roman" w:cs="Times New Roman"/>
                <w:sz w:val="24"/>
                <w:szCs w:val="24"/>
              </w:rPr>
            </w:rPrChange>
          </w:rPr>
          <w:t xml:space="preserve"> (converting light signals to</w:t>
        </w:r>
      </w:ins>
      <w:ins w:id="95" w:author="博俊 周" w:date="2023-09-24T15:10:00Z">
        <w:r w:rsidR="00514D56" w:rsidRPr="004D65B1">
          <w:rPr>
            <w:rFonts w:ascii="Times New Roman" w:hAnsi="Times New Roman" w:cs="Times New Roman"/>
            <w:sz w:val="24"/>
            <w:szCs w:val="24"/>
            <w:highlight w:val="yellow"/>
            <w:rPrChange w:id="96" w:author="博俊 周" w:date="2023-09-24T16:13:00Z">
              <w:rPr>
                <w:rFonts w:ascii="Times New Roman" w:hAnsi="Times New Roman" w:cs="Times New Roman"/>
                <w:sz w:val="24"/>
                <w:szCs w:val="24"/>
              </w:rPr>
            </w:rPrChange>
          </w:rPr>
          <w:t xml:space="preserve"> </w:t>
        </w:r>
        <w:r w:rsidR="00D320F9" w:rsidRPr="004D65B1">
          <w:rPr>
            <w:rFonts w:ascii="Times New Roman" w:hAnsi="Times New Roman" w:cs="Times New Roman"/>
            <w:sz w:val="24"/>
            <w:szCs w:val="24"/>
            <w:highlight w:val="yellow"/>
            <w:rPrChange w:id="97" w:author="博俊 周" w:date="2023-09-24T16:13:00Z">
              <w:rPr>
                <w:rFonts w:ascii="Times New Roman" w:hAnsi="Times New Roman" w:cs="Times New Roman"/>
                <w:sz w:val="24"/>
                <w:szCs w:val="24"/>
              </w:rPr>
            </w:rPrChange>
          </w:rPr>
          <w:t>visualized</w:t>
        </w:r>
        <w:r w:rsidR="00514D56" w:rsidRPr="004D65B1">
          <w:rPr>
            <w:rFonts w:ascii="Times New Roman" w:hAnsi="Times New Roman" w:cs="Times New Roman"/>
            <w:sz w:val="24"/>
            <w:szCs w:val="24"/>
            <w:highlight w:val="yellow"/>
            <w:rPrChange w:id="98" w:author="博俊 周" w:date="2023-09-24T16:13:00Z">
              <w:rPr>
                <w:rFonts w:ascii="Times New Roman" w:hAnsi="Times New Roman" w:cs="Times New Roman"/>
                <w:sz w:val="24"/>
                <w:szCs w:val="24"/>
              </w:rPr>
            </w:rPrChange>
          </w:rPr>
          <w:t xml:space="preserve"> </w:t>
        </w:r>
        <w:r w:rsidR="003872B2" w:rsidRPr="004D65B1">
          <w:rPr>
            <w:rFonts w:ascii="Times New Roman" w:hAnsi="Times New Roman" w:cs="Times New Roman"/>
            <w:sz w:val="24"/>
            <w:szCs w:val="24"/>
            <w:highlight w:val="yellow"/>
            <w:rPrChange w:id="99" w:author="博俊 周" w:date="2023-09-24T16:13:00Z">
              <w:rPr>
                <w:rFonts w:ascii="Times New Roman" w:hAnsi="Times New Roman" w:cs="Times New Roman"/>
                <w:sz w:val="24"/>
                <w:szCs w:val="24"/>
              </w:rPr>
            </w:rPrChange>
          </w:rPr>
          <w:t>readout</w:t>
        </w:r>
        <w:r w:rsidR="00514D56" w:rsidRPr="004D65B1">
          <w:rPr>
            <w:rFonts w:ascii="Times New Roman" w:hAnsi="Times New Roman" w:cs="Times New Roman"/>
            <w:sz w:val="24"/>
            <w:szCs w:val="24"/>
            <w:highlight w:val="yellow"/>
            <w:rPrChange w:id="100" w:author="博俊 周" w:date="2023-09-24T16:13:00Z">
              <w:rPr>
                <w:rFonts w:ascii="Times New Roman" w:hAnsi="Times New Roman" w:cs="Times New Roman"/>
                <w:sz w:val="24"/>
                <w:szCs w:val="24"/>
              </w:rPr>
            </w:rPrChange>
          </w:rPr>
          <w:t xml:space="preserve"> in a </w:t>
        </w:r>
      </w:ins>
      <w:ins w:id="101" w:author="博俊 周" w:date="2023-09-24T15:09:00Z">
        <w:r w:rsidR="00E14CBD" w:rsidRPr="004D65B1">
          <w:rPr>
            <w:rFonts w:ascii="Times New Roman" w:hAnsi="Times New Roman" w:cs="Times New Roman"/>
            <w:sz w:val="24"/>
            <w:szCs w:val="24"/>
            <w:highlight w:val="yellow"/>
            <w:rPrChange w:id="102" w:author="博俊 周" w:date="2023-09-24T16:13:00Z">
              <w:rPr>
                <w:rFonts w:ascii="Times New Roman" w:hAnsi="Times New Roman" w:cs="Times New Roman"/>
                <w:sz w:val="24"/>
                <w:szCs w:val="24"/>
              </w:rPr>
            </w:rPrChange>
          </w:rPr>
          <w:t>computer)</w:t>
        </w:r>
      </w:ins>
      <w:ins w:id="103" w:author="博俊 周" w:date="2023-09-24T15:06:00Z">
        <w:r w:rsidR="005E05C9" w:rsidRPr="004D65B1">
          <w:rPr>
            <w:rFonts w:ascii="Times New Roman" w:hAnsi="Times New Roman" w:cs="Times New Roman"/>
            <w:sz w:val="24"/>
            <w:szCs w:val="24"/>
            <w:highlight w:val="yellow"/>
            <w:rPrChange w:id="104" w:author="博俊 周" w:date="2023-09-24T16:13:00Z">
              <w:rPr>
                <w:rFonts w:ascii="Times New Roman" w:hAnsi="Times New Roman" w:cs="Times New Roman"/>
                <w:sz w:val="24"/>
                <w:szCs w:val="24"/>
              </w:rPr>
            </w:rPrChange>
          </w:rPr>
          <w:t xml:space="preserve"> systems</w:t>
        </w:r>
      </w:ins>
      <w:ins w:id="105" w:author="博俊 周" w:date="2023-09-24T16:12:00Z">
        <w:r w:rsidR="00C2219B" w:rsidRPr="004D65B1">
          <w:rPr>
            <w:rFonts w:ascii="Times New Roman" w:hAnsi="Times New Roman" w:cs="Times New Roman"/>
            <w:sz w:val="24"/>
            <w:szCs w:val="24"/>
            <w:highlight w:val="yellow"/>
            <w:rPrChange w:id="106" w:author="博俊 周" w:date="2023-09-24T16:13:00Z">
              <w:rPr>
                <w:rFonts w:ascii="Times New Roman" w:hAnsi="Times New Roman" w:cs="Times New Roman"/>
                <w:sz w:val="24"/>
                <w:szCs w:val="24"/>
              </w:rPr>
            </w:rPrChange>
          </w:rPr>
          <w:t xml:space="preserve"> (PMID: 29512141)</w:t>
        </w:r>
      </w:ins>
      <w:ins w:id="107" w:author="博俊 周" w:date="2023-09-24T15:06:00Z">
        <w:r w:rsidR="005E05C9" w:rsidRPr="004D65B1">
          <w:rPr>
            <w:rFonts w:ascii="Times New Roman" w:hAnsi="Times New Roman" w:cs="Times New Roman"/>
            <w:sz w:val="24"/>
            <w:szCs w:val="24"/>
            <w:highlight w:val="yellow"/>
            <w:rPrChange w:id="108" w:author="博俊 周" w:date="2023-09-24T16:13:00Z">
              <w:rPr>
                <w:rFonts w:ascii="Times New Roman" w:hAnsi="Times New Roman" w:cs="Times New Roman"/>
                <w:sz w:val="24"/>
                <w:szCs w:val="24"/>
              </w:rPr>
            </w:rPrChange>
          </w:rPr>
          <w:t>.</w:t>
        </w:r>
      </w:ins>
      <w:ins w:id="109" w:author="博俊 周" w:date="2023-09-24T15:05:00Z">
        <w:r w:rsidR="005E05C9">
          <w:rPr>
            <w:rFonts w:ascii="Times New Roman" w:hAnsi="Times New Roman" w:cs="Times New Roman"/>
            <w:sz w:val="24"/>
            <w:szCs w:val="24"/>
          </w:rPr>
          <w:t xml:space="preserve"> </w:t>
        </w:r>
      </w:ins>
      <w:r w:rsidR="0080520A">
        <w:rPr>
          <w:rFonts w:ascii="Times New Roman" w:hAnsi="Times New Roman" w:cs="Times New Roman"/>
          <w:sz w:val="24"/>
          <w:szCs w:val="24"/>
        </w:rPr>
        <w:t xml:space="preserve">The instruments contain </w:t>
      </w:r>
      <w:proofErr w:type="gramStart"/>
      <w:r w:rsidR="0080520A">
        <w:rPr>
          <w:rFonts w:ascii="Times New Roman" w:hAnsi="Times New Roman" w:cs="Times New Roman"/>
          <w:sz w:val="24"/>
          <w:szCs w:val="24"/>
        </w:rPr>
        <w:t>a large number of</w:t>
      </w:r>
      <w:proofErr w:type="gramEnd"/>
      <w:r w:rsidR="0080520A">
        <w:rPr>
          <w:rFonts w:ascii="Times New Roman" w:hAnsi="Times New Roman" w:cs="Times New Roman"/>
          <w:sz w:val="24"/>
          <w:szCs w:val="24"/>
        </w:rPr>
        <w:t xml:space="preserve"> such tubes for parallel processing. </w:t>
      </w:r>
      <w:r w:rsidR="00F05392">
        <w:rPr>
          <w:rFonts w:ascii="Times New Roman" w:hAnsi="Times New Roman" w:cs="Times New Roman"/>
          <w:sz w:val="24"/>
          <w:szCs w:val="24"/>
        </w:rPr>
        <w:t xml:space="preserve">As a cell moves through </w:t>
      </w:r>
      <w:r w:rsidR="00837A90">
        <w:rPr>
          <w:rFonts w:ascii="Times New Roman" w:hAnsi="Times New Roman" w:cs="Times New Roman"/>
          <w:sz w:val="24"/>
          <w:szCs w:val="24"/>
        </w:rPr>
        <w:t>a tube, it is hit by a beam of light from a lamp or a laser. The light</w:t>
      </w:r>
      <w:r w:rsidR="00A6788D">
        <w:rPr>
          <w:rFonts w:ascii="Times New Roman" w:hAnsi="Times New Roman" w:cs="Times New Roman"/>
          <w:sz w:val="24"/>
          <w:szCs w:val="24"/>
        </w:rPr>
        <w:t>-</w:t>
      </w:r>
      <w:r w:rsidR="00837A90">
        <w:rPr>
          <w:rFonts w:ascii="Times New Roman" w:hAnsi="Times New Roman" w:cs="Times New Roman"/>
          <w:sz w:val="24"/>
          <w:szCs w:val="24"/>
        </w:rPr>
        <w:t xml:space="preserve">excites fluorochromes </w:t>
      </w:r>
      <w:r w:rsidR="0080520A">
        <w:rPr>
          <w:rFonts w:ascii="Times New Roman" w:hAnsi="Times New Roman" w:cs="Times New Roman"/>
          <w:sz w:val="24"/>
          <w:szCs w:val="24"/>
        </w:rPr>
        <w:t xml:space="preserve">then </w:t>
      </w:r>
      <w:r w:rsidR="00A6788D">
        <w:rPr>
          <w:rFonts w:ascii="Times New Roman" w:hAnsi="Times New Roman" w:cs="Times New Roman"/>
          <w:sz w:val="24"/>
          <w:szCs w:val="24"/>
        </w:rPr>
        <w:t>emit light in a relatively narrow band of wavelengths. The emitted light passes through a series of optical filters and dichroic mirrors deflecting it onto detectors</w:t>
      </w:r>
      <w:r w:rsidR="00626F6D">
        <w:rPr>
          <w:rFonts w:ascii="Times New Roman" w:hAnsi="Times New Roman" w:cs="Times New Roman"/>
          <w:sz w:val="24"/>
          <w:szCs w:val="24"/>
        </w:rPr>
        <w:t xml:space="preserve"> (Figure X &lt;DRAW CYTOMETER PICTURE&gt;)</w:t>
      </w:r>
      <w:ins w:id="110" w:author="Mahan Dastgiri" w:date="2023-09-25T16:46:00Z">
        <w:r w:rsidR="00FA60CD">
          <w:rPr>
            <w:rFonts w:ascii="Times New Roman" w:hAnsi="Times New Roman" w:cs="Times New Roman"/>
            <w:sz w:val="24"/>
            <w:szCs w:val="24"/>
          </w:rPr>
          <w:t xml:space="preserve"> @</w:t>
        </w:r>
      </w:ins>
      <w:ins w:id="111" w:author="Mahan Dastgiri" w:date="2023-09-25T16:47:00Z">
        <w:r w:rsidR="00FA60CD">
          <w:rPr>
            <w:rFonts w:ascii="Times New Roman" w:hAnsi="Times New Roman" w:cs="Times New Roman"/>
            <w:sz w:val="24"/>
            <w:szCs w:val="24"/>
          </w:rPr>
          <w:t xml:space="preserve"> Davit</w:t>
        </w:r>
      </w:ins>
      <w:r w:rsidR="00A6788D">
        <w:rPr>
          <w:rFonts w:ascii="Times New Roman" w:hAnsi="Times New Roman" w:cs="Times New Roman"/>
          <w:sz w:val="24"/>
          <w:szCs w:val="24"/>
        </w:rPr>
        <w:t xml:space="preserve">. </w:t>
      </w:r>
      <w:r w:rsidR="00B12569">
        <w:rPr>
          <w:rFonts w:ascii="Times New Roman" w:hAnsi="Times New Roman" w:cs="Times New Roman"/>
          <w:sz w:val="24"/>
          <w:szCs w:val="24"/>
        </w:rPr>
        <w:t>Besides measuring light emitted by fluorochromes, flow cytometers also detect light scattered by the cells forward or to the side (FSC and SSC, respectively</w:t>
      </w:r>
      <w:r w:rsidR="004342AE">
        <w:rPr>
          <w:rFonts w:ascii="Times New Roman" w:hAnsi="Times New Roman" w:cs="Times New Roman"/>
          <w:sz w:val="24"/>
          <w:szCs w:val="24"/>
        </w:rPr>
        <w:t>)</w:t>
      </w:r>
      <w:r w:rsidR="00B12569">
        <w:rPr>
          <w:rFonts w:ascii="Times New Roman" w:hAnsi="Times New Roman" w:cs="Times New Roman"/>
          <w:sz w:val="24"/>
          <w:szCs w:val="24"/>
        </w:rPr>
        <w:t xml:space="preserve">. The </w:t>
      </w:r>
      <w:r w:rsidR="004342AE">
        <w:rPr>
          <w:rFonts w:ascii="Times New Roman" w:hAnsi="Times New Roman" w:cs="Times New Roman"/>
          <w:sz w:val="24"/>
          <w:szCs w:val="24"/>
        </w:rPr>
        <w:t xml:space="preserve">FSC and SSC measurements provide information about the cells’ physical properties and are used to separate single, live cells from cell clusters and debris during data preprocessing. Additionally, the instruments </w:t>
      </w:r>
      <w:proofErr w:type="gramStart"/>
      <w:r w:rsidR="004342AE">
        <w:rPr>
          <w:rFonts w:ascii="Times New Roman" w:hAnsi="Times New Roman" w:cs="Times New Roman"/>
          <w:sz w:val="24"/>
          <w:szCs w:val="24"/>
        </w:rPr>
        <w:t>are able to</w:t>
      </w:r>
      <w:proofErr w:type="gramEnd"/>
      <w:r w:rsidR="004342AE">
        <w:rPr>
          <w:rFonts w:ascii="Times New Roman" w:hAnsi="Times New Roman" w:cs="Times New Roman"/>
          <w:sz w:val="24"/>
          <w:szCs w:val="24"/>
        </w:rPr>
        <w:t xml:space="preserve"> measure electrical current impedance, i.e., the opposition to alternative current as the cells travel through the tubes. This allows for calculation of the cell size and additional physical properties. </w:t>
      </w:r>
      <w:r w:rsidR="006C784A">
        <w:rPr>
          <w:rFonts w:ascii="Times New Roman" w:hAnsi="Times New Roman" w:cs="Times New Roman"/>
          <w:sz w:val="24"/>
          <w:szCs w:val="24"/>
        </w:rPr>
        <w:t xml:space="preserve">As of 2023, flow cytometers may contain as many as 10 lasers and up to 30 fluorochrome detectors. </w:t>
      </w:r>
    </w:p>
    <w:p w14:paraId="5E2A9936" w14:textId="2A55C1A9" w:rsidR="00F05392" w:rsidRDefault="0080520A" w:rsidP="00370ABA">
      <w:pPr>
        <w:rPr>
          <w:rFonts w:ascii="Times New Roman" w:hAnsi="Times New Roman" w:cs="Times New Roman"/>
          <w:sz w:val="24"/>
          <w:szCs w:val="24"/>
        </w:rPr>
      </w:pPr>
      <w:r>
        <w:rPr>
          <w:rFonts w:ascii="Times New Roman" w:hAnsi="Times New Roman" w:cs="Times New Roman"/>
          <w:sz w:val="24"/>
          <w:szCs w:val="24"/>
        </w:rPr>
        <w:t>The detectors convert the analog signal into digital and send the data to the instrument’s computer. The d</w:t>
      </w:r>
      <w:r w:rsidR="00F05392">
        <w:rPr>
          <w:rFonts w:ascii="Times New Roman" w:hAnsi="Times New Roman" w:cs="Times New Roman"/>
          <w:sz w:val="24"/>
          <w:szCs w:val="24"/>
        </w:rPr>
        <w:t xml:space="preserve">ata collection </w:t>
      </w:r>
      <w:r>
        <w:rPr>
          <w:rFonts w:ascii="Times New Roman" w:hAnsi="Times New Roman" w:cs="Times New Roman"/>
          <w:sz w:val="24"/>
          <w:szCs w:val="24"/>
        </w:rPr>
        <w:t xml:space="preserve">process in </w:t>
      </w:r>
      <w:r w:rsidR="00F05392">
        <w:rPr>
          <w:rFonts w:ascii="Times New Roman" w:hAnsi="Times New Roman" w:cs="Times New Roman"/>
          <w:sz w:val="24"/>
          <w:szCs w:val="24"/>
        </w:rPr>
        <w:t xml:space="preserve">flow cytometer is </w:t>
      </w:r>
      <w:r w:rsidR="004342AE">
        <w:rPr>
          <w:rFonts w:ascii="Times New Roman" w:hAnsi="Times New Roman" w:cs="Times New Roman"/>
          <w:sz w:val="24"/>
          <w:szCs w:val="24"/>
        </w:rPr>
        <w:t>called</w:t>
      </w:r>
      <w:r w:rsidR="00F05392">
        <w:rPr>
          <w:rFonts w:ascii="Times New Roman" w:hAnsi="Times New Roman" w:cs="Times New Roman"/>
          <w:sz w:val="24"/>
          <w:szCs w:val="24"/>
        </w:rPr>
        <w:t xml:space="preserve"> </w:t>
      </w:r>
      <w:r w:rsidR="00F05392" w:rsidRPr="00FA60CD">
        <w:rPr>
          <w:rFonts w:ascii="Times New Roman" w:hAnsi="Times New Roman" w:cs="Times New Roman"/>
          <w:i/>
          <w:iCs/>
          <w:sz w:val="24"/>
          <w:szCs w:val="24"/>
          <w:rPrChange w:id="112" w:author="Mahan Dastgiri" w:date="2023-09-25T16:47:00Z">
            <w:rPr>
              <w:rFonts w:ascii="Times New Roman" w:hAnsi="Times New Roman" w:cs="Times New Roman"/>
              <w:b/>
              <w:bCs/>
              <w:i/>
              <w:iCs/>
              <w:sz w:val="24"/>
              <w:szCs w:val="24"/>
            </w:rPr>
          </w:rPrChange>
        </w:rPr>
        <w:t>acquisition</w:t>
      </w:r>
      <w:r w:rsidR="00F05392">
        <w:rPr>
          <w:rFonts w:ascii="Times New Roman" w:hAnsi="Times New Roman" w:cs="Times New Roman"/>
          <w:sz w:val="24"/>
          <w:szCs w:val="24"/>
        </w:rPr>
        <w:t>.</w:t>
      </w:r>
      <w:r>
        <w:rPr>
          <w:rFonts w:ascii="Times New Roman" w:hAnsi="Times New Roman" w:cs="Times New Roman"/>
          <w:sz w:val="24"/>
          <w:szCs w:val="24"/>
        </w:rPr>
        <w:t xml:space="preserve"> </w:t>
      </w:r>
      <w:r w:rsidR="00CB0133">
        <w:rPr>
          <w:rFonts w:ascii="Times New Roman" w:hAnsi="Times New Roman" w:cs="Times New Roman"/>
          <w:sz w:val="24"/>
          <w:szCs w:val="24"/>
        </w:rPr>
        <w:t xml:space="preserve">The data is typically saved </w:t>
      </w:r>
      <w:r w:rsidR="006C784A">
        <w:rPr>
          <w:rFonts w:ascii="Times New Roman" w:hAnsi="Times New Roman" w:cs="Times New Roman"/>
          <w:sz w:val="24"/>
          <w:szCs w:val="24"/>
        </w:rPr>
        <w:t>in Flow Cytometry Standards (FCS) format as a</w:t>
      </w:r>
      <w:r w:rsidR="00CB0133">
        <w:rPr>
          <w:rFonts w:ascii="Times New Roman" w:hAnsi="Times New Roman" w:cs="Times New Roman"/>
          <w:sz w:val="24"/>
          <w:szCs w:val="24"/>
        </w:rPr>
        <w:t xml:space="preserve"> matrix, with rows representing individual cells and columns the markers</w:t>
      </w:r>
      <w:r w:rsidR="00B500B3">
        <w:rPr>
          <w:rFonts w:ascii="Times New Roman" w:hAnsi="Times New Roman" w:cs="Times New Roman"/>
          <w:sz w:val="24"/>
          <w:szCs w:val="24"/>
        </w:rPr>
        <w:t xml:space="preserve"> </w:t>
      </w:r>
      <w:r w:rsidR="00B500B3">
        <w:rPr>
          <w:rFonts w:ascii="Times New Roman" w:hAnsi="Times New Roman" w:cs="Times New Roman"/>
          <w:sz w:val="24"/>
          <w:szCs w:val="24"/>
        </w:rPr>
        <w:fldChar w:fldCharType="begin">
          <w:fldData xml:space="preserve">PEVuZE5vdGU+PENpdGU+PEF1dGhvcj5TcGlkbGVuPC9BdXRob3I+PFllYXI+MjAxMDwvWWVhcj48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</w:fldData>
        </w:fldChar>
      </w:r>
      <w:r w:rsidR="00B500B3">
        <w:rPr>
          <w:rFonts w:ascii="Times New Roman" w:hAnsi="Times New Roman" w:cs="Times New Roman"/>
          <w:sz w:val="24"/>
          <w:szCs w:val="24"/>
        </w:rPr>
        <w:instrText xml:space="preserve"> ADDIN EN.CITE </w:instrText>
      </w:r>
      <w:r w:rsidR="00B500B3">
        <w:rPr>
          <w:rFonts w:ascii="Times New Roman" w:hAnsi="Times New Roman" w:cs="Times New Roman"/>
          <w:sz w:val="24"/>
          <w:szCs w:val="24"/>
        </w:rPr>
        <w:fldChar w:fldCharType="begin">
          <w:fldData xml:space="preserve">PEVuZE5vdGU+PENpdGU+PEF1dGhvcj5TcGlkbGVuPC9BdXRob3I+PFllYXI+MjAxMDwvWWVhcj48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</w:fldData>
        </w:fldChar>
      </w:r>
      <w:r w:rsidR="00B500B3">
        <w:rPr>
          <w:rFonts w:ascii="Times New Roman" w:hAnsi="Times New Roman" w:cs="Times New Roman"/>
          <w:sz w:val="24"/>
          <w:szCs w:val="24"/>
        </w:rPr>
        <w:instrText xml:space="preserve"> ADDIN EN.CITE.DATA </w:instrText>
      </w:r>
      <w:r w:rsidR="00B500B3">
        <w:rPr>
          <w:rFonts w:ascii="Times New Roman" w:hAnsi="Times New Roman" w:cs="Times New Roman"/>
          <w:sz w:val="24"/>
          <w:szCs w:val="24"/>
        </w:rPr>
      </w:r>
      <w:r w:rsidR="00B500B3">
        <w:rPr>
          <w:rFonts w:ascii="Times New Roman" w:hAnsi="Times New Roman" w:cs="Times New Roman"/>
          <w:sz w:val="24"/>
          <w:szCs w:val="24"/>
        </w:rPr>
        <w:fldChar w:fldCharType="end"/>
      </w:r>
      <w:r w:rsidR="00B500B3">
        <w:rPr>
          <w:rFonts w:ascii="Times New Roman" w:hAnsi="Times New Roman" w:cs="Times New Roman"/>
          <w:sz w:val="24"/>
          <w:szCs w:val="24"/>
        </w:rPr>
      </w:r>
      <w:r w:rsidR="00B500B3">
        <w:rPr>
          <w:rFonts w:ascii="Times New Roman" w:hAnsi="Times New Roman" w:cs="Times New Roman"/>
          <w:sz w:val="24"/>
          <w:szCs w:val="24"/>
        </w:rPr>
        <w:fldChar w:fldCharType="separate"/>
      </w:r>
      <w:r w:rsidR="00B500B3">
        <w:rPr>
          <w:rFonts w:ascii="Times New Roman" w:hAnsi="Times New Roman" w:cs="Times New Roman"/>
          <w:noProof/>
          <w:sz w:val="24"/>
          <w:szCs w:val="24"/>
        </w:rPr>
        <w:t>[1]</w:t>
      </w:r>
      <w:r w:rsidR="00B500B3">
        <w:rPr>
          <w:rFonts w:ascii="Times New Roman" w:hAnsi="Times New Roman" w:cs="Times New Roman"/>
          <w:sz w:val="24"/>
          <w:szCs w:val="24"/>
        </w:rPr>
        <w:fldChar w:fldCharType="end"/>
      </w:r>
      <w:r w:rsidR="006C784A">
        <w:rPr>
          <w:rFonts w:ascii="Times New Roman" w:hAnsi="Times New Roman" w:cs="Times New Roman"/>
          <w:sz w:val="24"/>
          <w:szCs w:val="24"/>
        </w:rPr>
        <w:t xml:space="preserve">. FCS specifications </w:t>
      </w:r>
      <w:r w:rsidR="00CB0133">
        <w:rPr>
          <w:rFonts w:ascii="Times New Roman" w:hAnsi="Times New Roman" w:cs="Times New Roman"/>
          <w:sz w:val="24"/>
          <w:szCs w:val="24"/>
        </w:rPr>
        <w:t xml:space="preserve">were developed and are </w:t>
      </w:r>
      <w:r w:rsidR="006C784A">
        <w:rPr>
          <w:rFonts w:ascii="Times New Roman" w:hAnsi="Times New Roman" w:cs="Times New Roman"/>
          <w:sz w:val="24"/>
          <w:szCs w:val="24"/>
        </w:rPr>
        <w:t>maintained</w:t>
      </w:r>
      <w:r w:rsidR="00CB0133">
        <w:rPr>
          <w:rFonts w:ascii="Times New Roman" w:hAnsi="Times New Roman" w:cs="Times New Roman"/>
          <w:sz w:val="24"/>
          <w:szCs w:val="24"/>
        </w:rPr>
        <w:t xml:space="preserve"> by the international Society </w:t>
      </w:r>
      <w:r w:rsidR="006C784A">
        <w:rPr>
          <w:rFonts w:ascii="Times New Roman" w:hAnsi="Times New Roman" w:cs="Times New Roman"/>
          <w:sz w:val="24"/>
          <w:szCs w:val="24"/>
        </w:rPr>
        <w:t>for</w:t>
      </w:r>
      <w:r w:rsidR="00CB0133">
        <w:rPr>
          <w:rFonts w:ascii="Times New Roman" w:hAnsi="Times New Roman" w:cs="Times New Roman"/>
          <w:sz w:val="24"/>
          <w:szCs w:val="24"/>
        </w:rPr>
        <w:t xml:space="preserve"> Advancement </w:t>
      </w:r>
      <w:r w:rsidR="006C784A">
        <w:rPr>
          <w:rFonts w:ascii="Times New Roman" w:hAnsi="Times New Roman" w:cs="Times New Roman"/>
          <w:sz w:val="24"/>
          <w:szCs w:val="24"/>
        </w:rPr>
        <w:t>of Cytometry (ISAC).</w:t>
      </w:r>
    </w:p>
    <w:p w14:paraId="44D35B80" w14:textId="3BA79922" w:rsidR="008A411B" w:rsidRDefault="008A411B" w:rsidP="00370ABA">
      <w:pPr>
        <w:rPr>
          <w:ins w:id="113" w:author="博俊 周" w:date="2023-09-24T15:30:00Z"/>
          <w:rFonts w:ascii="Times New Roman" w:hAnsi="Times New Roman" w:cs="Times New Roman"/>
          <w:sz w:val="24"/>
          <w:szCs w:val="24"/>
        </w:rPr>
      </w:pPr>
      <w:r>
        <w:rPr>
          <w:rFonts w:ascii="Times New Roman" w:hAnsi="Times New Roman" w:cs="Times New Roman"/>
          <w:sz w:val="24"/>
          <w:szCs w:val="24"/>
        </w:rPr>
        <w:t xml:space="preserve">Flow cytometry is used in biology to achieve a variety of goals including cell </w:t>
      </w:r>
      <w:r w:rsidR="00052FE1">
        <w:rPr>
          <w:rFonts w:ascii="Times New Roman" w:hAnsi="Times New Roman" w:cs="Times New Roman"/>
          <w:sz w:val="24"/>
          <w:szCs w:val="24"/>
        </w:rPr>
        <w:t xml:space="preserve">genotyping, </w:t>
      </w:r>
      <w:r>
        <w:rPr>
          <w:rFonts w:ascii="Times New Roman" w:hAnsi="Times New Roman" w:cs="Times New Roman"/>
          <w:sz w:val="24"/>
          <w:szCs w:val="24"/>
        </w:rPr>
        <w:t xml:space="preserve">sorting and studying apoptosis </w:t>
      </w:r>
      <w:r w:rsidR="00B500B3">
        <w:rPr>
          <w:rFonts w:ascii="Times New Roman" w:hAnsi="Times New Roman" w:cs="Times New Roman"/>
          <w:sz w:val="24"/>
          <w:szCs w:val="24"/>
        </w:rPr>
        <w:t>but, in this work,</w:t>
      </w:r>
      <w:r>
        <w:rPr>
          <w:rFonts w:ascii="Times New Roman" w:hAnsi="Times New Roman" w:cs="Times New Roman"/>
          <w:sz w:val="24"/>
          <w:szCs w:val="24"/>
        </w:rPr>
        <w:t xml:space="preserve"> only one specific, widely used experimental design will be considered</w:t>
      </w:r>
      <w:r w:rsidR="00052FE1">
        <w:rPr>
          <w:rFonts w:ascii="Times New Roman" w:hAnsi="Times New Roman" w:cs="Times New Roman"/>
          <w:sz w:val="24"/>
          <w:szCs w:val="24"/>
        </w:rPr>
        <w:t xml:space="preserve">, namely, studying treatment effects on immune cell differentiation. Administering potent test compounds to naïve immune cells leads to their specialization that is manifested through changes in cell surface markers. Cytometers identify and quantify these markers allowing for differential analysis of the samples across treatment groups. </w:t>
      </w:r>
    </w:p>
    <w:p w14:paraId="2EE73121" w14:textId="426578C3" w:rsidR="001905C6" w:rsidDel="007915FD" w:rsidRDefault="001905C6" w:rsidP="00370ABA">
      <w:pPr>
        <w:rPr>
          <w:del w:id="114" w:author="Mahan Dastgiri" w:date="2023-09-25T16:50:00Z"/>
          <w:rFonts w:ascii="Times New Roman" w:hAnsi="Times New Roman" w:cs="Times New Roman"/>
          <w:sz w:val="24"/>
          <w:szCs w:val="24"/>
        </w:rPr>
      </w:pPr>
      <w:ins w:id="115" w:author="博俊 周" w:date="2023-09-24T15:30:00Z">
        <w:del w:id="116" w:author="Mahan Dastgiri" w:date="2023-09-25T16:50:00Z">
          <w:r w:rsidRPr="004D65B1" w:rsidDel="007915FD">
            <w:rPr>
              <w:rFonts w:ascii="Times New Roman" w:hAnsi="Times New Roman" w:cs="Times New Roman"/>
              <w:sz w:val="24"/>
              <w:szCs w:val="24"/>
              <w:highlight w:val="yellow"/>
              <w:rPrChange w:id="117" w:author="博俊 周" w:date="2023-09-24T16:13:00Z">
                <w:rPr>
                  <w:rFonts w:ascii="Times New Roman" w:hAnsi="Times New Roman" w:cs="Times New Roman"/>
                  <w:sz w:val="24"/>
                  <w:szCs w:val="24"/>
                </w:rPr>
              </w:rPrChange>
            </w:rPr>
            <w:delText>Immunophenotyping</w:delText>
          </w:r>
        </w:del>
      </w:ins>
      <w:ins w:id="118" w:author="博俊 周" w:date="2023-09-24T16:03:00Z">
        <w:del w:id="119" w:author="Mahan Dastgiri" w:date="2023-09-25T16:50:00Z">
          <w:r w:rsidR="003C05A4" w:rsidRPr="004D65B1" w:rsidDel="007915FD">
            <w:rPr>
              <w:rFonts w:ascii="Times New Roman" w:hAnsi="Times New Roman" w:cs="Times New Roman"/>
              <w:sz w:val="24"/>
              <w:szCs w:val="24"/>
              <w:highlight w:val="yellow"/>
              <w:rPrChange w:id="120" w:author="博俊 周" w:date="2023-09-24T16:13:00Z">
                <w:rPr>
                  <w:rFonts w:ascii="Times New Roman" w:hAnsi="Times New Roman" w:cs="Times New Roman"/>
                  <w:sz w:val="24"/>
                  <w:szCs w:val="24"/>
                </w:rPr>
              </w:rPrChange>
            </w:rPr>
            <w:delText xml:space="preserve"> and</w:delText>
          </w:r>
        </w:del>
      </w:ins>
      <w:ins w:id="121" w:author="博俊 周" w:date="2023-09-24T15:32:00Z">
        <w:del w:id="122" w:author="Mahan Dastgiri" w:date="2023-09-25T16:50:00Z">
          <w:r w:rsidRPr="004D65B1" w:rsidDel="007915FD">
            <w:rPr>
              <w:rFonts w:ascii="Times New Roman" w:hAnsi="Times New Roman" w:cs="Times New Roman"/>
              <w:sz w:val="24"/>
              <w:szCs w:val="24"/>
              <w:highlight w:val="yellow"/>
              <w:rPrChange w:id="123" w:author="博俊 周" w:date="2023-09-24T16:13:00Z">
                <w:rPr>
                  <w:rFonts w:ascii="Times New Roman" w:hAnsi="Times New Roman" w:cs="Times New Roman"/>
                  <w:sz w:val="24"/>
                  <w:szCs w:val="24"/>
                </w:rPr>
              </w:rPrChange>
            </w:rPr>
            <w:delText xml:space="preserve"> </w:delText>
          </w:r>
        </w:del>
      </w:ins>
      <w:ins w:id="124" w:author="博俊 周" w:date="2023-09-24T15:30:00Z">
        <w:del w:id="125" w:author="Mahan Dastgiri" w:date="2023-09-25T16:50:00Z">
          <w:r w:rsidRPr="004D65B1" w:rsidDel="007915FD">
            <w:rPr>
              <w:rFonts w:ascii="Times New Roman" w:hAnsi="Times New Roman" w:cs="Times New Roman"/>
              <w:sz w:val="24"/>
              <w:szCs w:val="24"/>
              <w:highlight w:val="yellow"/>
              <w:rPrChange w:id="126" w:author="博俊 周" w:date="2023-09-24T16:13:00Z">
                <w:rPr>
                  <w:rFonts w:ascii="Times New Roman" w:hAnsi="Times New Roman" w:cs="Times New Roman"/>
                  <w:sz w:val="24"/>
                  <w:szCs w:val="24"/>
                </w:rPr>
              </w:rPrChange>
            </w:rPr>
            <w:delText>antigen specific response</w:delText>
          </w:r>
        </w:del>
      </w:ins>
      <w:ins w:id="127" w:author="博俊 周" w:date="2023-09-24T16:03:00Z">
        <w:del w:id="128" w:author="Mahan Dastgiri" w:date="2023-09-25T16:50:00Z">
          <w:r w:rsidR="003C05A4" w:rsidRPr="004D65B1" w:rsidDel="007915FD">
            <w:rPr>
              <w:rFonts w:ascii="Times New Roman" w:hAnsi="Times New Roman" w:cs="Times New Roman"/>
              <w:sz w:val="24"/>
              <w:szCs w:val="24"/>
              <w:highlight w:val="yellow"/>
              <w:rPrChange w:id="129" w:author="博俊 周" w:date="2023-09-24T16:13:00Z">
                <w:rPr>
                  <w:rFonts w:ascii="Times New Roman" w:hAnsi="Times New Roman" w:cs="Times New Roman"/>
                  <w:sz w:val="24"/>
                  <w:szCs w:val="24"/>
                </w:rPr>
              </w:rPrChange>
            </w:rPr>
            <w:delText xml:space="preserve"> </w:delText>
          </w:r>
        </w:del>
      </w:ins>
      <w:ins w:id="130" w:author="博俊 周" w:date="2023-09-24T15:32:00Z">
        <w:del w:id="131" w:author="Mahan Dastgiri" w:date="2023-09-25T16:50:00Z">
          <w:r w:rsidRPr="004D65B1" w:rsidDel="007915FD">
            <w:rPr>
              <w:rFonts w:ascii="Times New Roman" w:hAnsi="Times New Roman" w:cs="Times New Roman"/>
              <w:sz w:val="24"/>
              <w:szCs w:val="24"/>
              <w:highlight w:val="yellow"/>
              <w:rPrChange w:id="132" w:author="博俊 周" w:date="2023-09-24T16:13:00Z">
                <w:rPr>
                  <w:rFonts w:ascii="Times New Roman" w:hAnsi="Times New Roman" w:cs="Times New Roman"/>
                  <w:sz w:val="24"/>
                  <w:szCs w:val="24"/>
                </w:rPr>
              </w:rPrChange>
            </w:rPr>
            <w:delText xml:space="preserve">are </w:delText>
          </w:r>
          <w:r w:rsidR="008304B7" w:rsidRPr="004D65B1" w:rsidDel="007915FD">
            <w:rPr>
              <w:rFonts w:ascii="Times New Roman" w:hAnsi="Times New Roman" w:cs="Times New Roman"/>
              <w:sz w:val="24"/>
              <w:szCs w:val="24"/>
              <w:highlight w:val="yellow"/>
              <w:rPrChange w:id="133" w:author="博俊 周" w:date="2023-09-24T16:13:00Z">
                <w:rPr>
                  <w:rFonts w:ascii="Times New Roman" w:hAnsi="Times New Roman" w:cs="Times New Roman"/>
                  <w:sz w:val="24"/>
                  <w:szCs w:val="24"/>
                </w:rPr>
              </w:rPrChange>
            </w:rPr>
            <w:delText xml:space="preserve">frequently employed in immunological application of flow </w:delText>
          </w:r>
        </w:del>
      </w:ins>
      <w:ins w:id="134" w:author="博俊 周" w:date="2023-09-24T15:33:00Z">
        <w:del w:id="135" w:author="Mahan Dastgiri" w:date="2023-09-25T16:50:00Z">
          <w:r w:rsidR="0035212B" w:rsidRPr="004D65B1" w:rsidDel="007915FD">
            <w:rPr>
              <w:rFonts w:ascii="Times New Roman" w:hAnsi="Times New Roman" w:cs="Times New Roman"/>
              <w:sz w:val="24"/>
              <w:szCs w:val="24"/>
              <w:highlight w:val="yellow"/>
              <w:rPrChange w:id="136" w:author="博俊 周" w:date="2023-09-24T16:13:00Z">
                <w:rPr>
                  <w:rFonts w:ascii="Times New Roman" w:hAnsi="Times New Roman" w:cs="Times New Roman"/>
                  <w:sz w:val="24"/>
                  <w:szCs w:val="24"/>
                </w:rPr>
              </w:rPrChange>
            </w:rPr>
            <w:delText>cytometry</w:delText>
          </w:r>
          <w:r w:rsidR="008304B7" w:rsidRPr="004D65B1" w:rsidDel="007915FD">
            <w:rPr>
              <w:rFonts w:ascii="Times New Roman" w:hAnsi="Times New Roman" w:cs="Times New Roman"/>
              <w:sz w:val="24"/>
              <w:szCs w:val="24"/>
              <w:highlight w:val="yellow"/>
              <w:rPrChange w:id="137" w:author="博俊 周" w:date="2023-09-24T16:13:00Z">
                <w:rPr>
                  <w:rFonts w:ascii="Times New Roman" w:hAnsi="Times New Roman" w:cs="Times New Roman"/>
                  <w:sz w:val="24"/>
                  <w:szCs w:val="24"/>
                </w:rPr>
              </w:rPrChange>
            </w:rPr>
            <w:delText xml:space="preserve">. </w:delText>
          </w:r>
        </w:del>
      </w:ins>
      <w:ins w:id="138" w:author="博俊 周" w:date="2023-09-24T15:34:00Z">
        <w:del w:id="139" w:author="Mahan Dastgiri" w:date="2023-09-25T16:50:00Z">
          <w:r w:rsidR="00535B1F" w:rsidRPr="004D65B1" w:rsidDel="007915FD">
            <w:rPr>
              <w:rFonts w:ascii="Times New Roman" w:hAnsi="Times New Roman" w:cs="Times New Roman"/>
              <w:sz w:val="24"/>
              <w:szCs w:val="24"/>
              <w:highlight w:val="yellow"/>
              <w:rPrChange w:id="140" w:author="博俊 周" w:date="2023-09-24T16:13:00Z">
                <w:rPr>
                  <w:rFonts w:ascii="Times New Roman" w:hAnsi="Times New Roman" w:cs="Times New Roman"/>
                  <w:sz w:val="24"/>
                  <w:szCs w:val="24"/>
                </w:rPr>
              </w:rPrChange>
            </w:rPr>
            <w:delText xml:space="preserve">Immunophenotyping </w:delText>
          </w:r>
        </w:del>
      </w:ins>
      <w:ins w:id="141" w:author="博俊 周" w:date="2023-09-24T15:39:00Z">
        <w:del w:id="142" w:author="Mahan Dastgiri" w:date="2023-09-25T16:50:00Z">
          <w:r w:rsidR="00FD7E3C" w:rsidRPr="004D65B1" w:rsidDel="007915FD">
            <w:rPr>
              <w:rFonts w:ascii="Times New Roman" w:hAnsi="Times New Roman" w:cs="Times New Roman"/>
              <w:sz w:val="24"/>
              <w:szCs w:val="24"/>
              <w:highlight w:val="yellow"/>
              <w:rPrChange w:id="143" w:author="博俊 周" w:date="2023-09-24T16:13:00Z">
                <w:rPr>
                  <w:rFonts w:ascii="Times New Roman" w:hAnsi="Times New Roman" w:cs="Times New Roman"/>
                  <w:sz w:val="24"/>
                  <w:szCs w:val="24"/>
                </w:rPr>
              </w:rPrChange>
            </w:rPr>
            <w:delText>applies fluorochrome</w:delText>
          </w:r>
        </w:del>
      </w:ins>
      <w:ins w:id="144" w:author="博俊 周" w:date="2023-09-24T15:35:00Z">
        <w:del w:id="145" w:author="Mahan Dastgiri" w:date="2023-09-25T16:50:00Z">
          <w:r w:rsidR="00535B1F" w:rsidRPr="004D65B1" w:rsidDel="007915FD">
            <w:rPr>
              <w:rFonts w:ascii="Times New Roman" w:hAnsi="Times New Roman" w:cs="Times New Roman"/>
              <w:sz w:val="24"/>
              <w:szCs w:val="24"/>
              <w:highlight w:val="yellow"/>
              <w:rPrChange w:id="146" w:author="博俊 周" w:date="2023-09-24T16:13:00Z">
                <w:rPr>
                  <w:rFonts w:ascii="Times New Roman" w:hAnsi="Times New Roman" w:cs="Times New Roman"/>
                  <w:sz w:val="24"/>
                  <w:szCs w:val="24"/>
                </w:rPr>
              </w:rPrChange>
            </w:rPr>
            <w:delText xml:space="preserve">-conjugated antibodies </w:delText>
          </w:r>
        </w:del>
      </w:ins>
      <w:ins w:id="147" w:author="博俊 周" w:date="2023-09-24T15:36:00Z">
        <w:del w:id="148" w:author="Mahan Dastgiri" w:date="2023-09-25T16:50:00Z">
          <w:r w:rsidR="00535B1F" w:rsidRPr="004D65B1" w:rsidDel="007915FD">
            <w:rPr>
              <w:rFonts w:ascii="Times New Roman" w:hAnsi="Times New Roman" w:cs="Times New Roman"/>
              <w:sz w:val="24"/>
              <w:szCs w:val="24"/>
              <w:highlight w:val="yellow"/>
              <w:rPrChange w:id="149" w:author="博俊 周" w:date="2023-09-24T16:13:00Z">
                <w:rPr>
                  <w:rFonts w:ascii="Times New Roman" w:hAnsi="Times New Roman" w:cs="Times New Roman"/>
                  <w:sz w:val="24"/>
                  <w:szCs w:val="24"/>
                </w:rPr>
              </w:rPrChange>
            </w:rPr>
            <w:delText xml:space="preserve">to target </w:delText>
          </w:r>
          <w:r w:rsidR="004F6246" w:rsidRPr="004D65B1" w:rsidDel="007915FD">
            <w:rPr>
              <w:rFonts w:ascii="Times New Roman" w:hAnsi="Times New Roman" w:cs="Times New Roman"/>
              <w:sz w:val="24"/>
              <w:szCs w:val="24"/>
              <w:highlight w:val="yellow"/>
              <w:rPrChange w:id="150" w:author="博俊 周" w:date="2023-09-24T16:13:00Z">
                <w:rPr>
                  <w:rFonts w:ascii="Times New Roman" w:hAnsi="Times New Roman" w:cs="Times New Roman"/>
                  <w:sz w:val="24"/>
                  <w:szCs w:val="24"/>
                </w:rPr>
              </w:rPrChange>
            </w:rPr>
            <w:delText xml:space="preserve">antigens on the </w:delText>
          </w:r>
        </w:del>
      </w:ins>
      <w:ins w:id="151" w:author="博俊 周" w:date="2023-09-24T15:37:00Z">
        <w:del w:id="152" w:author="Mahan Dastgiri" w:date="2023-09-25T16:50:00Z">
          <w:r w:rsidR="004F6246" w:rsidRPr="004D65B1" w:rsidDel="007915FD">
            <w:rPr>
              <w:rFonts w:ascii="Times New Roman" w:hAnsi="Times New Roman" w:cs="Times New Roman"/>
              <w:sz w:val="24"/>
              <w:szCs w:val="24"/>
              <w:highlight w:val="yellow"/>
              <w:rPrChange w:id="153" w:author="博俊 周" w:date="2023-09-24T16:13:00Z">
                <w:rPr>
                  <w:rFonts w:ascii="Times New Roman" w:hAnsi="Times New Roman" w:cs="Times New Roman"/>
                  <w:sz w:val="24"/>
                  <w:szCs w:val="24"/>
                </w:rPr>
              </w:rPrChange>
            </w:rPr>
            <w:delText xml:space="preserve">cellular </w:delText>
          </w:r>
        </w:del>
      </w:ins>
      <w:ins w:id="154" w:author="博俊 周" w:date="2023-09-24T15:36:00Z">
        <w:del w:id="155" w:author="Mahan Dastgiri" w:date="2023-09-25T16:50:00Z">
          <w:r w:rsidR="004F6246" w:rsidRPr="004D65B1" w:rsidDel="007915FD">
            <w:rPr>
              <w:rFonts w:ascii="Times New Roman" w:hAnsi="Times New Roman" w:cs="Times New Roman"/>
              <w:sz w:val="24"/>
              <w:szCs w:val="24"/>
              <w:highlight w:val="yellow"/>
              <w:rPrChange w:id="156" w:author="博俊 周" w:date="2023-09-24T16:13:00Z">
                <w:rPr>
                  <w:rFonts w:ascii="Times New Roman" w:hAnsi="Times New Roman" w:cs="Times New Roman"/>
                  <w:sz w:val="24"/>
                  <w:szCs w:val="24"/>
                </w:rPr>
              </w:rPrChange>
            </w:rPr>
            <w:delText>surface</w:delText>
          </w:r>
        </w:del>
      </w:ins>
      <w:ins w:id="157" w:author="博俊 周" w:date="2023-09-24T15:37:00Z">
        <w:del w:id="158" w:author="Mahan Dastgiri" w:date="2023-09-25T16:50:00Z">
          <w:r w:rsidR="00964B7E" w:rsidRPr="004D65B1" w:rsidDel="007915FD">
            <w:rPr>
              <w:rFonts w:ascii="Times New Roman" w:hAnsi="Times New Roman" w:cs="Times New Roman"/>
              <w:sz w:val="24"/>
              <w:szCs w:val="24"/>
              <w:highlight w:val="yellow"/>
              <w:rPrChange w:id="159" w:author="博俊 周" w:date="2023-09-24T16:13:00Z">
                <w:rPr>
                  <w:rFonts w:ascii="Times New Roman" w:hAnsi="Times New Roman" w:cs="Times New Roman"/>
                  <w:sz w:val="24"/>
                  <w:szCs w:val="24"/>
                </w:rPr>
              </w:rPrChange>
            </w:rPr>
            <w:delText xml:space="preserve">, </w:delText>
          </w:r>
        </w:del>
      </w:ins>
      <w:ins w:id="160" w:author="博俊 周" w:date="2023-09-24T15:39:00Z">
        <w:del w:id="161" w:author="Mahan Dastgiri" w:date="2023-09-25T16:50:00Z">
          <w:r w:rsidR="00FD7E3C" w:rsidRPr="004D65B1" w:rsidDel="007915FD">
            <w:rPr>
              <w:rFonts w:ascii="Times New Roman" w:hAnsi="Times New Roman" w:cs="Times New Roman"/>
              <w:sz w:val="24"/>
              <w:szCs w:val="24"/>
              <w:highlight w:val="yellow"/>
              <w:rPrChange w:id="162" w:author="博俊 周" w:date="2023-09-24T16:13:00Z">
                <w:rPr>
                  <w:rFonts w:ascii="Times New Roman" w:hAnsi="Times New Roman" w:cs="Times New Roman"/>
                  <w:sz w:val="24"/>
                  <w:szCs w:val="24"/>
                </w:rPr>
              </w:rPrChange>
            </w:rPr>
            <w:delText xml:space="preserve">which </w:delText>
          </w:r>
        </w:del>
      </w:ins>
      <w:ins w:id="163" w:author="博俊 周" w:date="2023-09-24T15:40:00Z">
        <w:del w:id="164" w:author="Mahan Dastgiri" w:date="2023-09-25T16:50:00Z">
          <w:r w:rsidR="008C7FF3" w:rsidRPr="004D65B1" w:rsidDel="007915FD">
            <w:rPr>
              <w:rFonts w:ascii="Times New Roman" w:hAnsi="Times New Roman" w:cs="Times New Roman"/>
              <w:sz w:val="24"/>
              <w:szCs w:val="24"/>
              <w:highlight w:val="yellow"/>
              <w:rPrChange w:id="165" w:author="博俊 周" w:date="2023-09-24T16:13:00Z">
                <w:rPr>
                  <w:rFonts w:ascii="Times New Roman" w:hAnsi="Times New Roman" w:cs="Times New Roman"/>
                  <w:sz w:val="24"/>
                  <w:szCs w:val="24"/>
                </w:rPr>
              </w:rPrChange>
            </w:rPr>
            <w:delText>are</w:delText>
          </w:r>
        </w:del>
      </w:ins>
      <w:ins w:id="166" w:author="博俊 周" w:date="2023-09-24T15:39:00Z">
        <w:del w:id="167" w:author="Mahan Dastgiri" w:date="2023-09-25T16:50:00Z">
          <w:r w:rsidR="00FD7E3C" w:rsidRPr="004D65B1" w:rsidDel="007915FD">
            <w:rPr>
              <w:rFonts w:ascii="Times New Roman" w:hAnsi="Times New Roman" w:cs="Times New Roman"/>
              <w:sz w:val="24"/>
              <w:szCs w:val="24"/>
              <w:highlight w:val="yellow"/>
              <w:rPrChange w:id="168" w:author="博俊 周" w:date="2023-09-24T16:13:00Z">
                <w:rPr>
                  <w:rFonts w:ascii="Times New Roman" w:hAnsi="Times New Roman" w:cs="Times New Roman"/>
                  <w:sz w:val="24"/>
                  <w:szCs w:val="24"/>
                </w:rPr>
              </w:rPrChange>
            </w:rPr>
            <w:delText xml:space="preserve"> defined by cluster of differentiation </w:delText>
          </w:r>
        </w:del>
        <w:del w:id="169" w:author="Mahan Dastgiri" w:date="2023-09-25T16:48:00Z">
          <w:r w:rsidR="00FD7E3C" w:rsidRPr="004D65B1" w:rsidDel="007915FD">
            <w:rPr>
              <w:rFonts w:ascii="Times New Roman" w:hAnsi="Times New Roman" w:cs="Times New Roman"/>
              <w:sz w:val="24"/>
              <w:szCs w:val="24"/>
              <w:highlight w:val="yellow"/>
              <w:rPrChange w:id="170" w:author="博俊 周" w:date="2023-09-24T16:13:00Z">
                <w:rPr>
                  <w:rFonts w:ascii="Times New Roman" w:hAnsi="Times New Roman" w:cs="Times New Roman"/>
                  <w:sz w:val="24"/>
                  <w:szCs w:val="24"/>
                </w:rPr>
              </w:rPrChange>
            </w:rPr>
            <w:delText xml:space="preserve">numbers or </w:delText>
          </w:r>
        </w:del>
        <w:del w:id="171" w:author="Mahan Dastgiri" w:date="2023-09-25T16:50:00Z">
          <w:r w:rsidR="00FD7E3C" w:rsidRPr="004D65B1" w:rsidDel="007915FD">
            <w:rPr>
              <w:rFonts w:ascii="Times New Roman" w:hAnsi="Times New Roman" w:cs="Times New Roman"/>
              <w:sz w:val="24"/>
              <w:szCs w:val="24"/>
              <w:highlight w:val="yellow"/>
              <w:rPrChange w:id="172" w:author="博俊 周" w:date="2023-09-24T16:13:00Z">
                <w:rPr>
                  <w:rFonts w:ascii="Times New Roman" w:hAnsi="Times New Roman" w:cs="Times New Roman"/>
                  <w:sz w:val="24"/>
                  <w:szCs w:val="24"/>
                </w:rPr>
              </w:rPrChange>
            </w:rPr>
            <w:delText>CD</w:delText>
          </w:r>
        </w:del>
        <w:del w:id="173" w:author="Mahan Dastgiri" w:date="2023-09-25T16:48:00Z">
          <w:r w:rsidR="00FD7E3C" w:rsidRPr="004D65B1" w:rsidDel="007915FD">
            <w:rPr>
              <w:rFonts w:ascii="Times New Roman" w:hAnsi="Times New Roman" w:cs="Times New Roman"/>
              <w:sz w:val="24"/>
              <w:szCs w:val="24"/>
              <w:highlight w:val="yellow"/>
              <w:rPrChange w:id="174" w:author="博俊 周" w:date="2023-09-24T16:13:00Z">
                <w:rPr>
                  <w:rFonts w:ascii="Times New Roman" w:hAnsi="Times New Roman" w:cs="Times New Roman"/>
                  <w:sz w:val="24"/>
                  <w:szCs w:val="24"/>
                </w:rPr>
              </w:rPrChange>
            </w:rPr>
            <w:delText xml:space="preserve"> numbers</w:delText>
          </w:r>
        </w:del>
      </w:ins>
      <w:ins w:id="175" w:author="博俊 周" w:date="2023-09-24T15:40:00Z">
        <w:del w:id="176" w:author="Mahan Dastgiri" w:date="2023-09-25T16:50:00Z">
          <w:r w:rsidR="00FD7E3C" w:rsidRPr="004D65B1" w:rsidDel="007915FD">
            <w:rPr>
              <w:rFonts w:ascii="Times New Roman" w:hAnsi="Times New Roman" w:cs="Times New Roman"/>
              <w:sz w:val="24"/>
              <w:szCs w:val="24"/>
              <w:highlight w:val="yellow"/>
              <w:rPrChange w:id="177" w:author="博俊 周" w:date="2023-09-24T16:13:00Z">
                <w:rPr>
                  <w:rFonts w:ascii="Times New Roman" w:hAnsi="Times New Roman" w:cs="Times New Roman"/>
                  <w:sz w:val="24"/>
                  <w:szCs w:val="24"/>
                </w:rPr>
              </w:rPrChange>
            </w:rPr>
            <w:delText>. Th</w:delText>
          </w:r>
        </w:del>
      </w:ins>
      <w:ins w:id="178" w:author="博俊 周" w:date="2023-09-24T15:41:00Z">
        <w:del w:id="179" w:author="Mahan Dastgiri" w:date="2023-09-25T16:50:00Z">
          <w:r w:rsidR="00FB2F54" w:rsidRPr="004D65B1" w:rsidDel="007915FD">
            <w:rPr>
              <w:rFonts w:ascii="Times New Roman" w:hAnsi="Times New Roman" w:cs="Times New Roman"/>
              <w:sz w:val="24"/>
              <w:szCs w:val="24"/>
              <w:highlight w:val="yellow"/>
              <w:rPrChange w:id="180" w:author="博俊 周" w:date="2023-09-24T16:13:00Z">
                <w:rPr>
                  <w:rFonts w:ascii="Times New Roman" w:hAnsi="Times New Roman" w:cs="Times New Roman"/>
                  <w:sz w:val="24"/>
                  <w:szCs w:val="24"/>
                </w:rPr>
              </w:rPrChange>
            </w:rPr>
            <w:delText xml:space="preserve">e investigation of CD markers </w:delText>
          </w:r>
        </w:del>
      </w:ins>
      <w:ins w:id="181" w:author="博俊 周" w:date="2023-09-24T15:42:00Z">
        <w:del w:id="182" w:author="Mahan Dastgiri" w:date="2023-09-25T16:50:00Z">
          <w:r w:rsidR="00FB2F54" w:rsidRPr="004D65B1" w:rsidDel="007915FD">
            <w:rPr>
              <w:rFonts w:ascii="Times New Roman" w:hAnsi="Times New Roman" w:cs="Times New Roman"/>
              <w:sz w:val="24"/>
              <w:szCs w:val="24"/>
              <w:highlight w:val="yellow"/>
              <w:rPrChange w:id="183" w:author="博俊 周" w:date="2023-09-24T16:13:00Z">
                <w:rPr>
                  <w:rFonts w:ascii="Times New Roman" w:hAnsi="Times New Roman" w:cs="Times New Roman"/>
                  <w:sz w:val="24"/>
                  <w:szCs w:val="24"/>
                </w:rPr>
              </w:rPrChange>
            </w:rPr>
            <w:delText>on immune cells</w:delText>
          </w:r>
        </w:del>
      </w:ins>
      <w:ins w:id="184" w:author="博俊 周" w:date="2023-09-24T15:37:00Z">
        <w:del w:id="185" w:author="Mahan Dastgiri" w:date="2023-09-25T16:50:00Z">
          <w:r w:rsidR="00964B7E" w:rsidRPr="004D65B1" w:rsidDel="007915FD">
            <w:rPr>
              <w:rFonts w:ascii="Times New Roman" w:hAnsi="Times New Roman" w:cs="Times New Roman"/>
              <w:sz w:val="24"/>
              <w:szCs w:val="24"/>
              <w:highlight w:val="yellow"/>
              <w:rPrChange w:id="186" w:author="博俊 周" w:date="2023-09-24T16:13:00Z">
                <w:rPr>
                  <w:rFonts w:ascii="Times New Roman" w:hAnsi="Times New Roman" w:cs="Times New Roman"/>
                  <w:sz w:val="24"/>
                  <w:szCs w:val="24"/>
                </w:rPr>
              </w:rPrChange>
            </w:rPr>
            <w:delText xml:space="preserve"> indicat</w:delText>
          </w:r>
        </w:del>
      </w:ins>
      <w:ins w:id="187" w:author="博俊 周" w:date="2023-09-24T15:40:00Z">
        <w:del w:id="188" w:author="Mahan Dastgiri" w:date="2023-09-25T16:50:00Z">
          <w:r w:rsidR="00FD7E3C" w:rsidRPr="004D65B1" w:rsidDel="007915FD">
            <w:rPr>
              <w:rFonts w:ascii="Times New Roman" w:hAnsi="Times New Roman" w:cs="Times New Roman"/>
              <w:sz w:val="24"/>
              <w:szCs w:val="24"/>
              <w:highlight w:val="yellow"/>
              <w:rPrChange w:id="189" w:author="博俊 周" w:date="2023-09-24T16:13:00Z">
                <w:rPr>
                  <w:rFonts w:ascii="Times New Roman" w:hAnsi="Times New Roman" w:cs="Times New Roman"/>
                  <w:sz w:val="24"/>
                  <w:szCs w:val="24"/>
                </w:rPr>
              </w:rPrChange>
            </w:rPr>
            <w:delText>es</w:delText>
          </w:r>
        </w:del>
      </w:ins>
      <w:ins w:id="190" w:author="博俊 周" w:date="2023-09-24T15:37:00Z">
        <w:del w:id="191" w:author="Mahan Dastgiri" w:date="2023-09-25T16:50:00Z">
          <w:r w:rsidR="00964B7E" w:rsidRPr="004D65B1" w:rsidDel="007915FD">
            <w:rPr>
              <w:rFonts w:ascii="Times New Roman" w:hAnsi="Times New Roman" w:cs="Times New Roman"/>
              <w:sz w:val="24"/>
              <w:szCs w:val="24"/>
              <w:highlight w:val="yellow"/>
              <w:rPrChange w:id="192" w:author="博俊 周" w:date="2023-09-24T16:13:00Z">
                <w:rPr>
                  <w:rFonts w:ascii="Times New Roman" w:hAnsi="Times New Roman" w:cs="Times New Roman"/>
                  <w:sz w:val="24"/>
                  <w:szCs w:val="24"/>
                </w:rPr>
              </w:rPrChange>
            </w:rPr>
            <w:delText xml:space="preserve"> </w:delText>
          </w:r>
          <w:r w:rsidR="006F6CD0" w:rsidRPr="004D65B1" w:rsidDel="007915FD">
            <w:rPr>
              <w:rFonts w:ascii="Times New Roman" w:hAnsi="Times New Roman" w:cs="Times New Roman"/>
              <w:sz w:val="24"/>
              <w:szCs w:val="24"/>
              <w:highlight w:val="yellow"/>
              <w:rPrChange w:id="193" w:author="博俊 周" w:date="2023-09-24T16:13:00Z">
                <w:rPr>
                  <w:rFonts w:ascii="Times New Roman" w:hAnsi="Times New Roman" w:cs="Times New Roman"/>
                  <w:sz w:val="24"/>
                  <w:szCs w:val="24"/>
                </w:rPr>
              </w:rPrChange>
            </w:rPr>
            <w:delText xml:space="preserve">the specific </w:delText>
          </w:r>
        </w:del>
      </w:ins>
      <w:ins w:id="194" w:author="博俊 周" w:date="2023-09-24T15:38:00Z">
        <w:del w:id="195" w:author="Mahan Dastgiri" w:date="2023-09-25T16:50:00Z">
          <w:r w:rsidR="006F6CD0" w:rsidRPr="004D65B1" w:rsidDel="007915FD">
            <w:rPr>
              <w:rFonts w:ascii="Times New Roman" w:hAnsi="Times New Roman" w:cs="Times New Roman"/>
              <w:sz w:val="24"/>
              <w:szCs w:val="24"/>
              <w:highlight w:val="yellow"/>
              <w:rPrChange w:id="196" w:author="博俊 周" w:date="2023-09-24T16:13:00Z">
                <w:rPr>
                  <w:rFonts w:ascii="Times New Roman" w:hAnsi="Times New Roman" w:cs="Times New Roman"/>
                  <w:sz w:val="24"/>
                  <w:szCs w:val="24"/>
                </w:rPr>
              </w:rPrChange>
            </w:rPr>
            <w:delText xml:space="preserve">population of </w:delText>
          </w:r>
        </w:del>
      </w:ins>
      <w:ins w:id="197" w:author="博俊 周" w:date="2023-09-24T15:39:00Z">
        <w:del w:id="198" w:author="Mahan Dastgiri" w:date="2023-09-25T16:50:00Z">
          <w:r w:rsidR="00A67991" w:rsidRPr="004D65B1" w:rsidDel="007915FD">
            <w:rPr>
              <w:rFonts w:ascii="Times New Roman" w:hAnsi="Times New Roman" w:cs="Times New Roman"/>
              <w:sz w:val="24"/>
              <w:szCs w:val="24"/>
              <w:highlight w:val="yellow"/>
              <w:rPrChange w:id="199" w:author="博俊 周" w:date="2023-09-24T16:13:00Z">
                <w:rPr>
                  <w:rFonts w:ascii="Times New Roman" w:hAnsi="Times New Roman" w:cs="Times New Roman"/>
                  <w:sz w:val="24"/>
                  <w:szCs w:val="24"/>
                </w:rPr>
              </w:rPrChange>
            </w:rPr>
            <w:delText>tested</w:delText>
          </w:r>
        </w:del>
      </w:ins>
      <w:ins w:id="200" w:author="博俊 周" w:date="2023-09-24T15:38:00Z">
        <w:del w:id="201" w:author="Mahan Dastgiri" w:date="2023-09-25T16:50:00Z">
          <w:r w:rsidR="006F6CD0" w:rsidRPr="004D65B1" w:rsidDel="007915FD">
            <w:rPr>
              <w:rFonts w:ascii="Times New Roman" w:hAnsi="Times New Roman" w:cs="Times New Roman"/>
              <w:sz w:val="24"/>
              <w:szCs w:val="24"/>
              <w:highlight w:val="yellow"/>
              <w:rPrChange w:id="202" w:author="博俊 周" w:date="2023-09-24T16:13:00Z">
                <w:rPr>
                  <w:rFonts w:ascii="Times New Roman" w:hAnsi="Times New Roman" w:cs="Times New Roman"/>
                  <w:sz w:val="24"/>
                  <w:szCs w:val="24"/>
                </w:rPr>
              </w:rPrChange>
            </w:rPr>
            <w:delText xml:space="preserve"> cells</w:delText>
          </w:r>
        </w:del>
      </w:ins>
      <w:ins w:id="203" w:author="博俊 周" w:date="2023-09-24T15:40:00Z">
        <w:del w:id="204" w:author="Mahan Dastgiri" w:date="2023-09-25T16:50:00Z">
          <w:r w:rsidR="00B80B35" w:rsidRPr="004D65B1" w:rsidDel="007915FD">
            <w:rPr>
              <w:rFonts w:ascii="Times New Roman" w:hAnsi="Times New Roman" w:cs="Times New Roman"/>
              <w:sz w:val="24"/>
              <w:szCs w:val="24"/>
              <w:highlight w:val="yellow"/>
              <w:rPrChange w:id="205" w:author="博俊 周" w:date="2023-09-24T16:13:00Z">
                <w:rPr>
                  <w:rFonts w:ascii="Times New Roman" w:hAnsi="Times New Roman" w:cs="Times New Roman"/>
                  <w:sz w:val="24"/>
                  <w:szCs w:val="24"/>
                </w:rPr>
              </w:rPrChange>
            </w:rPr>
            <w:delText>.</w:delText>
          </w:r>
        </w:del>
      </w:ins>
      <w:ins w:id="206" w:author="博俊 周" w:date="2023-09-24T15:44:00Z">
        <w:del w:id="207" w:author="Mahan Dastgiri" w:date="2023-09-25T16:50:00Z">
          <w:r w:rsidR="00192430" w:rsidRPr="004D65B1" w:rsidDel="007915FD">
            <w:rPr>
              <w:rFonts w:ascii="Times New Roman" w:hAnsi="Times New Roman" w:cs="Times New Roman"/>
              <w:sz w:val="24"/>
              <w:szCs w:val="24"/>
              <w:highlight w:val="yellow"/>
              <w:rPrChange w:id="208" w:author="博俊 周" w:date="2023-09-24T16:13:00Z">
                <w:rPr>
                  <w:rFonts w:ascii="Times New Roman" w:hAnsi="Times New Roman" w:cs="Times New Roman"/>
                  <w:sz w:val="24"/>
                  <w:szCs w:val="24"/>
                </w:rPr>
              </w:rPrChange>
            </w:rPr>
            <w:delText xml:space="preserve"> Antigen specific response </w:delText>
          </w:r>
        </w:del>
      </w:ins>
      <w:ins w:id="209" w:author="博俊 周" w:date="2023-09-24T15:46:00Z">
        <w:del w:id="210" w:author="Mahan Dastgiri" w:date="2023-09-25T16:50:00Z">
          <w:r w:rsidR="007912DC" w:rsidRPr="004D65B1" w:rsidDel="007915FD">
            <w:rPr>
              <w:rFonts w:ascii="Times New Roman" w:hAnsi="Times New Roman" w:cs="Times New Roman"/>
              <w:sz w:val="24"/>
              <w:szCs w:val="24"/>
              <w:highlight w:val="yellow"/>
              <w:rPrChange w:id="211" w:author="博俊 周" w:date="2023-09-24T16:13:00Z">
                <w:rPr>
                  <w:rFonts w:ascii="Times New Roman" w:hAnsi="Times New Roman" w:cs="Times New Roman"/>
                  <w:sz w:val="24"/>
                  <w:szCs w:val="24"/>
                </w:rPr>
              </w:rPrChange>
            </w:rPr>
            <w:delText xml:space="preserve">works via </w:delText>
          </w:r>
        </w:del>
      </w:ins>
      <w:ins w:id="212" w:author="博俊 周" w:date="2023-09-24T15:51:00Z">
        <w:del w:id="213" w:author="Mahan Dastgiri" w:date="2023-09-25T16:50:00Z">
          <w:r w:rsidR="00FF4B95" w:rsidRPr="004D65B1" w:rsidDel="007915FD">
            <w:rPr>
              <w:rFonts w:ascii="Times New Roman" w:hAnsi="Times New Roman" w:cs="Times New Roman"/>
              <w:sz w:val="24"/>
              <w:szCs w:val="24"/>
              <w:highlight w:val="yellow"/>
              <w:rPrChange w:id="214" w:author="博俊 周" w:date="2023-09-24T16:13:00Z">
                <w:rPr>
                  <w:rFonts w:ascii="Times New Roman" w:hAnsi="Times New Roman" w:cs="Times New Roman"/>
                  <w:sz w:val="24"/>
                  <w:szCs w:val="24"/>
                </w:rPr>
              </w:rPrChange>
            </w:rPr>
            <w:delText xml:space="preserve">fluorescent </w:delText>
          </w:r>
        </w:del>
      </w:ins>
      <w:ins w:id="215" w:author="博俊 周" w:date="2023-09-24T15:46:00Z">
        <w:del w:id="216" w:author="Mahan Dastgiri" w:date="2023-09-25T16:50:00Z">
          <w:r w:rsidR="00147DEE" w:rsidRPr="004D65B1" w:rsidDel="007915FD">
            <w:rPr>
              <w:rFonts w:ascii="Times New Roman" w:hAnsi="Times New Roman" w:cs="Times New Roman"/>
              <w:sz w:val="24"/>
              <w:szCs w:val="24"/>
              <w:highlight w:val="yellow"/>
              <w:rPrChange w:id="217" w:author="博俊 周" w:date="2023-09-24T16:13:00Z">
                <w:rPr>
                  <w:rFonts w:ascii="Times New Roman" w:hAnsi="Times New Roman" w:cs="Times New Roman"/>
                  <w:sz w:val="24"/>
                  <w:szCs w:val="24"/>
                </w:rPr>
              </w:rPrChange>
            </w:rPr>
            <w:delText>major histocompatibility or MHC multi</w:delText>
          </w:r>
        </w:del>
      </w:ins>
      <w:ins w:id="218" w:author="博俊 周" w:date="2023-09-24T15:47:00Z">
        <w:del w:id="219" w:author="Mahan Dastgiri" w:date="2023-09-25T16:50:00Z">
          <w:r w:rsidR="00147DEE" w:rsidRPr="004D65B1" w:rsidDel="007915FD">
            <w:rPr>
              <w:rFonts w:ascii="Times New Roman" w:hAnsi="Times New Roman" w:cs="Times New Roman"/>
              <w:sz w:val="24"/>
              <w:szCs w:val="24"/>
              <w:highlight w:val="yellow"/>
              <w:rPrChange w:id="220" w:author="博俊 周" w:date="2023-09-24T16:13:00Z">
                <w:rPr>
                  <w:rFonts w:ascii="Times New Roman" w:hAnsi="Times New Roman" w:cs="Times New Roman"/>
                  <w:sz w:val="24"/>
                  <w:szCs w:val="24"/>
                </w:rPr>
              </w:rPrChange>
            </w:rPr>
            <w:delText xml:space="preserve">mers </w:delText>
          </w:r>
        </w:del>
      </w:ins>
      <w:ins w:id="221" w:author="博俊 周" w:date="2023-09-24T16:11:00Z">
        <w:del w:id="222" w:author="Mahan Dastgiri" w:date="2023-09-25T16:50:00Z">
          <w:r w:rsidR="0075621E" w:rsidRPr="004D65B1" w:rsidDel="007915FD">
            <w:rPr>
              <w:rFonts w:ascii="Times New Roman" w:hAnsi="Times New Roman" w:cs="Times New Roman"/>
              <w:sz w:val="24"/>
              <w:szCs w:val="24"/>
              <w:highlight w:val="yellow"/>
              <w:rPrChange w:id="223" w:author="博俊 周" w:date="2023-09-24T16:13:00Z">
                <w:rPr>
                  <w:rFonts w:ascii="Times New Roman" w:hAnsi="Times New Roman" w:cs="Times New Roman"/>
                  <w:sz w:val="24"/>
                  <w:szCs w:val="24"/>
                </w:rPr>
              </w:rPrChange>
            </w:rPr>
            <w:delText>which carry</w:delText>
          </w:r>
        </w:del>
      </w:ins>
      <w:ins w:id="224" w:author="博俊 周" w:date="2023-09-24T15:55:00Z">
        <w:del w:id="225" w:author="Mahan Dastgiri" w:date="2023-09-25T16:50:00Z">
          <w:r w:rsidR="001736D5" w:rsidRPr="004D65B1" w:rsidDel="007915FD">
            <w:rPr>
              <w:rFonts w:ascii="Times New Roman" w:hAnsi="Times New Roman" w:cs="Times New Roman"/>
              <w:sz w:val="24"/>
              <w:szCs w:val="24"/>
              <w:highlight w:val="yellow"/>
              <w:rPrChange w:id="226" w:author="博俊 周" w:date="2023-09-24T16:13:00Z">
                <w:rPr>
                  <w:rFonts w:ascii="Times New Roman" w:hAnsi="Times New Roman" w:cs="Times New Roman"/>
                  <w:sz w:val="24"/>
                  <w:szCs w:val="24"/>
                </w:rPr>
              </w:rPrChange>
            </w:rPr>
            <w:delText xml:space="preserve"> the desired antigen and </w:delText>
          </w:r>
        </w:del>
      </w:ins>
      <w:ins w:id="227" w:author="博俊 周" w:date="2023-09-24T15:57:00Z">
        <w:del w:id="228" w:author="Mahan Dastgiri" w:date="2023-09-25T16:50:00Z">
          <w:r w:rsidR="00AF02AC" w:rsidRPr="004D65B1" w:rsidDel="007915FD">
            <w:rPr>
              <w:rFonts w:ascii="Times New Roman" w:hAnsi="Times New Roman" w:cs="Times New Roman"/>
              <w:sz w:val="24"/>
              <w:szCs w:val="24"/>
              <w:highlight w:val="yellow"/>
              <w:rPrChange w:id="229" w:author="博俊 周" w:date="2023-09-24T16:13:00Z">
                <w:rPr>
                  <w:rFonts w:ascii="Times New Roman" w:hAnsi="Times New Roman" w:cs="Times New Roman"/>
                  <w:sz w:val="24"/>
                  <w:szCs w:val="24"/>
                </w:rPr>
              </w:rPrChange>
            </w:rPr>
            <w:delText>bound</w:delText>
          </w:r>
        </w:del>
      </w:ins>
      <w:ins w:id="230" w:author="博俊 周" w:date="2023-09-24T15:56:00Z">
        <w:del w:id="231" w:author="Mahan Dastgiri" w:date="2023-09-25T16:50:00Z">
          <w:r w:rsidR="001736D5" w:rsidRPr="004D65B1" w:rsidDel="007915FD">
            <w:rPr>
              <w:rFonts w:ascii="Times New Roman" w:hAnsi="Times New Roman" w:cs="Times New Roman"/>
              <w:sz w:val="24"/>
              <w:szCs w:val="24"/>
              <w:highlight w:val="yellow"/>
              <w:rPrChange w:id="232" w:author="博俊 周" w:date="2023-09-24T16:13:00Z">
                <w:rPr>
                  <w:rFonts w:ascii="Times New Roman" w:hAnsi="Times New Roman" w:cs="Times New Roman"/>
                  <w:sz w:val="24"/>
                  <w:szCs w:val="24"/>
                </w:rPr>
              </w:rPrChange>
            </w:rPr>
            <w:delText xml:space="preserve"> to </w:delText>
          </w:r>
        </w:del>
      </w:ins>
      <w:ins w:id="233" w:author="博俊 周" w:date="2023-09-24T16:01:00Z">
        <w:del w:id="234" w:author="Mahan Dastgiri" w:date="2023-09-25T16:50:00Z">
          <w:r w:rsidR="003C05A4" w:rsidRPr="004D65B1" w:rsidDel="007915FD">
            <w:rPr>
              <w:rFonts w:ascii="Times New Roman" w:hAnsi="Times New Roman" w:cs="Times New Roman"/>
              <w:sz w:val="24"/>
              <w:szCs w:val="24"/>
              <w:highlight w:val="yellow"/>
              <w:rPrChange w:id="235" w:author="博俊 周" w:date="2023-09-24T16:13:00Z">
                <w:rPr>
                  <w:rFonts w:ascii="Times New Roman" w:hAnsi="Times New Roman" w:cs="Times New Roman"/>
                  <w:sz w:val="24"/>
                  <w:szCs w:val="24"/>
                </w:rPr>
              </w:rPrChange>
            </w:rPr>
            <w:delText xml:space="preserve">tested </w:delText>
          </w:r>
        </w:del>
      </w:ins>
      <w:ins w:id="236" w:author="博俊 周" w:date="2023-09-24T16:00:00Z">
        <w:del w:id="237" w:author="Mahan Dastgiri" w:date="2023-09-25T16:50:00Z">
          <w:r w:rsidR="00981DF5" w:rsidRPr="004D65B1" w:rsidDel="007915FD">
            <w:rPr>
              <w:rFonts w:ascii="Times New Roman" w:hAnsi="Times New Roman" w:cs="Times New Roman"/>
              <w:sz w:val="24"/>
              <w:szCs w:val="24"/>
              <w:highlight w:val="yellow"/>
              <w:rPrChange w:id="238" w:author="博俊 周" w:date="2023-09-24T16:13:00Z">
                <w:rPr>
                  <w:rFonts w:ascii="Times New Roman" w:hAnsi="Times New Roman" w:cs="Times New Roman"/>
                  <w:sz w:val="24"/>
                  <w:szCs w:val="24"/>
                </w:rPr>
              </w:rPrChange>
            </w:rPr>
            <w:delText>immune</w:delText>
          </w:r>
        </w:del>
      </w:ins>
      <w:ins w:id="239" w:author="博俊 周" w:date="2023-09-24T15:56:00Z">
        <w:del w:id="240" w:author="Mahan Dastgiri" w:date="2023-09-25T16:50:00Z">
          <w:r w:rsidR="001736D5" w:rsidRPr="004D65B1" w:rsidDel="007915FD">
            <w:rPr>
              <w:rFonts w:ascii="Times New Roman" w:hAnsi="Times New Roman" w:cs="Times New Roman"/>
              <w:sz w:val="24"/>
              <w:szCs w:val="24"/>
              <w:highlight w:val="yellow"/>
              <w:rPrChange w:id="241" w:author="博俊 周" w:date="2023-09-24T16:13:00Z">
                <w:rPr>
                  <w:rFonts w:ascii="Times New Roman" w:hAnsi="Times New Roman" w:cs="Times New Roman"/>
                  <w:sz w:val="24"/>
                  <w:szCs w:val="24"/>
                </w:rPr>
              </w:rPrChange>
            </w:rPr>
            <w:delText xml:space="preserve"> cells recognizing the antigen</w:delText>
          </w:r>
        </w:del>
      </w:ins>
      <w:ins w:id="242" w:author="博俊 周" w:date="2023-09-24T15:58:00Z">
        <w:del w:id="243" w:author="Mahan Dastgiri" w:date="2023-09-25T16:50:00Z">
          <w:r w:rsidR="00AF02AC" w:rsidRPr="004D65B1" w:rsidDel="007915FD">
            <w:rPr>
              <w:rFonts w:ascii="Times New Roman" w:hAnsi="Times New Roman" w:cs="Times New Roman"/>
              <w:sz w:val="24"/>
              <w:szCs w:val="24"/>
              <w:highlight w:val="yellow"/>
              <w:rPrChange w:id="244" w:author="博俊 周" w:date="2023-09-24T16:13:00Z">
                <w:rPr>
                  <w:rFonts w:ascii="Times New Roman" w:hAnsi="Times New Roman" w:cs="Times New Roman"/>
                  <w:sz w:val="24"/>
                  <w:szCs w:val="24"/>
                </w:rPr>
              </w:rPrChange>
            </w:rPr>
            <w:delText xml:space="preserve">. Following the binding, </w:delText>
          </w:r>
          <w:r w:rsidR="00BC726B" w:rsidRPr="004D65B1" w:rsidDel="007915FD">
            <w:rPr>
              <w:rFonts w:ascii="Times New Roman" w:hAnsi="Times New Roman" w:cs="Times New Roman"/>
              <w:sz w:val="24"/>
              <w:szCs w:val="24"/>
              <w:highlight w:val="yellow"/>
              <w:rPrChange w:id="245" w:author="博俊 周" w:date="2023-09-24T16:13:00Z">
                <w:rPr>
                  <w:rFonts w:ascii="Times New Roman" w:hAnsi="Times New Roman" w:cs="Times New Roman"/>
                  <w:sz w:val="24"/>
                  <w:szCs w:val="24"/>
                </w:rPr>
              </w:rPrChange>
            </w:rPr>
            <w:delText xml:space="preserve">the response of the antigen is </w:delText>
          </w:r>
        </w:del>
      </w:ins>
      <w:ins w:id="246" w:author="博俊 周" w:date="2023-09-24T16:11:00Z">
        <w:del w:id="247" w:author="Mahan Dastgiri" w:date="2023-09-25T16:50:00Z">
          <w:r w:rsidR="008A1118" w:rsidRPr="004D65B1" w:rsidDel="007915FD">
            <w:rPr>
              <w:rFonts w:ascii="Times New Roman" w:hAnsi="Times New Roman" w:cs="Times New Roman"/>
              <w:sz w:val="24"/>
              <w:szCs w:val="24"/>
              <w:highlight w:val="yellow"/>
              <w:rPrChange w:id="248" w:author="博俊 周" w:date="2023-09-24T16:13:00Z">
                <w:rPr>
                  <w:rFonts w:ascii="Times New Roman" w:hAnsi="Times New Roman" w:cs="Times New Roman"/>
                  <w:sz w:val="24"/>
                  <w:szCs w:val="24"/>
                </w:rPr>
              </w:rPrChange>
            </w:rPr>
            <w:delText xml:space="preserve">measured and </w:delText>
          </w:r>
        </w:del>
      </w:ins>
      <w:ins w:id="249" w:author="博俊 周" w:date="2023-09-24T15:58:00Z">
        <w:del w:id="250" w:author="Mahan Dastgiri" w:date="2023-09-25T16:50:00Z">
          <w:r w:rsidR="00BC726B" w:rsidRPr="004D65B1" w:rsidDel="007915FD">
            <w:rPr>
              <w:rFonts w:ascii="Times New Roman" w:hAnsi="Times New Roman" w:cs="Times New Roman"/>
              <w:sz w:val="24"/>
              <w:szCs w:val="24"/>
              <w:highlight w:val="yellow"/>
              <w:rPrChange w:id="251" w:author="博俊 周" w:date="2023-09-24T16:13:00Z">
                <w:rPr>
                  <w:rFonts w:ascii="Times New Roman" w:hAnsi="Times New Roman" w:cs="Times New Roman"/>
                  <w:sz w:val="24"/>
                  <w:szCs w:val="24"/>
                </w:rPr>
              </w:rPrChange>
            </w:rPr>
            <w:delText>evaluated</w:delText>
          </w:r>
        </w:del>
      </w:ins>
      <w:ins w:id="252" w:author="博俊 周" w:date="2023-09-24T16:12:00Z">
        <w:del w:id="253" w:author="Mahan Dastgiri" w:date="2023-09-25T16:50:00Z">
          <w:r w:rsidR="00C2219B" w:rsidRPr="004D65B1" w:rsidDel="007915FD">
            <w:rPr>
              <w:rFonts w:ascii="Times New Roman" w:hAnsi="Times New Roman" w:cs="Times New Roman"/>
              <w:sz w:val="24"/>
              <w:szCs w:val="24"/>
              <w:highlight w:val="yellow"/>
              <w:rPrChange w:id="254" w:author="博俊 周" w:date="2023-09-24T16:13:00Z">
                <w:rPr>
                  <w:rFonts w:ascii="Times New Roman" w:hAnsi="Times New Roman" w:cs="Times New Roman"/>
                  <w:sz w:val="24"/>
                  <w:szCs w:val="24"/>
                </w:rPr>
              </w:rPrChange>
            </w:rPr>
            <w:delText xml:space="preserve"> (PMID: 29512141)</w:delText>
          </w:r>
        </w:del>
      </w:ins>
      <w:ins w:id="255" w:author="博俊 周" w:date="2023-09-24T15:58:00Z">
        <w:del w:id="256" w:author="Mahan Dastgiri" w:date="2023-09-25T16:50:00Z">
          <w:r w:rsidR="00BC726B" w:rsidRPr="004D65B1" w:rsidDel="007915FD">
            <w:rPr>
              <w:rFonts w:ascii="Times New Roman" w:hAnsi="Times New Roman" w:cs="Times New Roman"/>
              <w:sz w:val="24"/>
              <w:szCs w:val="24"/>
              <w:highlight w:val="yellow"/>
              <w:rPrChange w:id="257" w:author="博俊 周" w:date="2023-09-24T16:13:00Z">
                <w:rPr>
                  <w:rFonts w:ascii="Times New Roman" w:hAnsi="Times New Roman" w:cs="Times New Roman"/>
                  <w:sz w:val="24"/>
                  <w:szCs w:val="24"/>
                </w:rPr>
              </w:rPrChange>
            </w:rPr>
            <w:delText>.</w:delText>
          </w:r>
        </w:del>
      </w:ins>
      <w:ins w:id="258" w:author="博俊 周" w:date="2023-09-24T15:56:00Z">
        <w:del w:id="259" w:author="Mahan Dastgiri" w:date="2023-09-25T16:50:00Z">
          <w:r w:rsidR="00AF02AC" w:rsidDel="007915FD">
            <w:rPr>
              <w:rFonts w:ascii="Times New Roman" w:hAnsi="Times New Roman" w:cs="Times New Roman"/>
              <w:sz w:val="24"/>
              <w:szCs w:val="24"/>
            </w:rPr>
            <w:delText xml:space="preserve"> </w:delText>
          </w:r>
        </w:del>
      </w:ins>
    </w:p>
    <w:p w14:paraId="6F1F19AD" w14:textId="2F07CCED" w:rsidR="006E54F5" w:rsidRDefault="008A411B" w:rsidP="00370ABA">
      <w:pPr>
        <w:rPr>
          <w:rFonts w:ascii="Times New Roman" w:hAnsi="Times New Roman" w:cs="Times New Roman"/>
          <w:sz w:val="24"/>
          <w:szCs w:val="24"/>
        </w:rPr>
      </w:pPr>
      <w:r>
        <w:rPr>
          <w:rFonts w:ascii="Times New Roman" w:hAnsi="Times New Roman" w:cs="Times New Roman"/>
          <w:sz w:val="24"/>
          <w:szCs w:val="24"/>
        </w:rPr>
        <w:t xml:space="preserve">Following acquisition, the data is processed, traditionally using a technique called </w:t>
      </w:r>
      <w:r w:rsidRPr="00FA60CD">
        <w:rPr>
          <w:rFonts w:ascii="Times New Roman" w:hAnsi="Times New Roman" w:cs="Times New Roman"/>
          <w:i/>
          <w:iCs/>
          <w:sz w:val="24"/>
          <w:szCs w:val="24"/>
          <w:rPrChange w:id="260" w:author="Mahan Dastgiri" w:date="2023-09-25T16:47:00Z">
            <w:rPr>
              <w:rFonts w:ascii="Times New Roman" w:hAnsi="Times New Roman" w:cs="Times New Roman"/>
              <w:b/>
              <w:bCs/>
              <w:i/>
              <w:iCs/>
              <w:sz w:val="24"/>
              <w:szCs w:val="24"/>
            </w:rPr>
          </w:rPrChange>
        </w:rPr>
        <w:t>gating</w:t>
      </w:r>
      <w:r>
        <w:rPr>
          <w:rFonts w:ascii="Times New Roman" w:hAnsi="Times New Roman" w:cs="Times New Roman"/>
          <w:sz w:val="24"/>
          <w:szCs w:val="24"/>
        </w:rPr>
        <w:t xml:space="preserve">. </w:t>
      </w:r>
      <w:r w:rsidR="00052FE1">
        <w:rPr>
          <w:rFonts w:ascii="Times New Roman" w:hAnsi="Times New Roman" w:cs="Times New Roman"/>
          <w:sz w:val="24"/>
          <w:szCs w:val="24"/>
        </w:rPr>
        <w:t xml:space="preserve">Specialized tools such as </w:t>
      </w:r>
      <w:proofErr w:type="spellStart"/>
      <w:r w:rsidR="00052FE1">
        <w:rPr>
          <w:rFonts w:ascii="Times New Roman" w:hAnsi="Times New Roman" w:cs="Times New Roman"/>
          <w:sz w:val="24"/>
          <w:szCs w:val="24"/>
        </w:rPr>
        <w:t>FlowJo</w:t>
      </w:r>
      <w:proofErr w:type="spellEnd"/>
      <w:r w:rsidR="00052FE1">
        <w:rPr>
          <w:rFonts w:ascii="Times New Roman" w:hAnsi="Times New Roman" w:cs="Times New Roman"/>
          <w:sz w:val="24"/>
          <w:szCs w:val="24"/>
        </w:rPr>
        <w:t xml:space="preserve"> and … import FSC files and </w:t>
      </w:r>
      <w:r w:rsidR="00712B49">
        <w:rPr>
          <w:rFonts w:ascii="Times New Roman" w:hAnsi="Times New Roman" w:cs="Times New Roman"/>
          <w:sz w:val="24"/>
          <w:szCs w:val="24"/>
        </w:rPr>
        <w:t>plot the data, 2 dimensions at the time. The investigator draws areas of interests, or gates, to manually identify clusters of cells that they are interested in. This process of gating goes on sequentially as the investigator focuses on specific subpopulations of cells. The gating strategy follows current understanding of differentiation process, with major differentiating proteins gated first (</w:t>
      </w:r>
      <w:r w:rsidR="00D13C6D">
        <w:rPr>
          <w:rFonts w:ascii="Times New Roman" w:hAnsi="Times New Roman" w:cs="Times New Roman"/>
          <w:sz w:val="24"/>
          <w:szCs w:val="24"/>
        </w:rPr>
        <w:t>Figure X &lt;</w:t>
      </w:r>
      <w:r w:rsidR="00712B49">
        <w:rPr>
          <w:rFonts w:ascii="Times New Roman" w:hAnsi="Times New Roman" w:cs="Times New Roman"/>
          <w:sz w:val="24"/>
          <w:szCs w:val="24"/>
        </w:rPr>
        <w:t>ADD PLOT EXAMPLE OF GATING STRATEGY</w:t>
      </w:r>
      <w:r w:rsidR="00D13C6D">
        <w:rPr>
          <w:rFonts w:ascii="Times New Roman" w:hAnsi="Times New Roman" w:cs="Times New Roman"/>
          <w:sz w:val="24"/>
          <w:szCs w:val="24"/>
        </w:rPr>
        <w:t>&gt;</w:t>
      </w:r>
      <w:r w:rsidR="00712B49">
        <w:rPr>
          <w:rFonts w:ascii="Times New Roman" w:hAnsi="Times New Roman" w:cs="Times New Roman"/>
          <w:sz w:val="24"/>
          <w:szCs w:val="24"/>
        </w:rPr>
        <w:t xml:space="preserve">). Once gating is completed, the software will count the number of cells in each gate and output a processed data file. Often, the interest is not or not only the </w:t>
      </w:r>
      <w:r w:rsidR="00676132">
        <w:rPr>
          <w:rFonts w:ascii="Times New Roman" w:hAnsi="Times New Roman" w:cs="Times New Roman"/>
          <w:sz w:val="24"/>
          <w:szCs w:val="24"/>
        </w:rPr>
        <w:t>counts,</w:t>
      </w:r>
      <w:r w:rsidR="00712B49">
        <w:rPr>
          <w:rFonts w:ascii="Times New Roman" w:hAnsi="Times New Roman" w:cs="Times New Roman"/>
          <w:sz w:val="24"/>
          <w:szCs w:val="24"/>
        </w:rPr>
        <w:t xml:space="preserve"> but the ratios of child-parent populations as defined by the gating strategy</w:t>
      </w:r>
      <w:r w:rsidR="00676132">
        <w:rPr>
          <w:rFonts w:ascii="Times New Roman" w:hAnsi="Times New Roman" w:cs="Times New Roman"/>
          <w:sz w:val="24"/>
          <w:szCs w:val="24"/>
        </w:rPr>
        <w:t>, i.e., frequencies</w:t>
      </w:r>
      <w:r w:rsidR="00712B49">
        <w:rPr>
          <w:rFonts w:ascii="Times New Roman" w:hAnsi="Times New Roman" w:cs="Times New Roman"/>
          <w:sz w:val="24"/>
          <w:szCs w:val="24"/>
        </w:rPr>
        <w:t xml:space="preserve">. </w:t>
      </w:r>
    </w:p>
    <w:p w14:paraId="3A83CF4D" w14:textId="09AE6C44" w:rsidR="00AB6127" w:rsidRDefault="00BB013E" w:rsidP="00A43D9D">
      <w:pPr>
        <w:pStyle w:val="Heading1"/>
      </w:pPr>
      <w:bookmarkStart w:id="261" w:name="_Toc128143905"/>
      <w:bookmarkStart w:id="262" w:name="_Toc137151709"/>
      <w:r>
        <w:t>2 Materials</w:t>
      </w:r>
      <w:r w:rsidR="00AB6127">
        <w:t xml:space="preserve"> and Methods</w:t>
      </w:r>
      <w:bookmarkEnd w:id="261"/>
      <w:bookmarkEnd w:id="262"/>
    </w:p>
    <w:p w14:paraId="6DB48294" w14:textId="0FFA2DD2" w:rsidR="00AB6127" w:rsidRDefault="00541DBD" w:rsidP="00A43D9D">
      <w:pPr>
        <w:pStyle w:val="Heading2"/>
      </w:pPr>
      <w:bookmarkStart w:id="263" w:name="_Toc137151710"/>
      <w:r w:rsidRPr="00541DBD">
        <w:t xml:space="preserve">2.1 </w:t>
      </w:r>
      <w:r w:rsidR="00BC604A">
        <w:t xml:space="preserve">Data Source and </w:t>
      </w:r>
      <w:r w:rsidRPr="00541DBD">
        <w:t>Experimental Design</w:t>
      </w:r>
      <w:bookmarkEnd w:id="263"/>
    </w:p>
    <w:p w14:paraId="4EFE9E8F" w14:textId="1CD2B228" w:rsidR="00F56957" w:rsidRPr="00F56957" w:rsidRDefault="00F56957" w:rsidP="00F56957">
      <w:pPr>
        <w:rPr>
          <w:rFonts w:ascii="Times New Roman" w:hAnsi="Times New Roman" w:cs="Times New Roman"/>
        </w:rPr>
      </w:pPr>
      <w:r w:rsidRPr="00F56957">
        <w:rPr>
          <w:rFonts w:ascii="Times New Roman" w:hAnsi="Times New Roman" w:cs="Times New Roman"/>
        </w:rPr>
        <w:t>@Mahan</w:t>
      </w:r>
    </w:p>
    <w:p w14:paraId="50D4EA95" w14:textId="67680BD5" w:rsidR="00E35FFD" w:rsidRPr="00E35FFD" w:rsidRDefault="00E35FFD" w:rsidP="00E35FFD">
      <w:pPr>
        <w:rPr>
          <w:rFonts w:ascii="Arial" w:hAnsi="Arial" w:cs="Arial"/>
          <w:color w:val="681DA8"/>
        </w:rPr>
      </w:pPr>
      <w:r>
        <w:lastRenderedPageBreak/>
        <w:t xml:space="preserve">The </w:t>
      </w:r>
      <w:r w:rsidRPr="00C069C7">
        <w:t>HIV-exposed-uninfected versus unexposed (</w:t>
      </w:r>
      <w:proofErr w:type="spellStart"/>
      <w:r w:rsidRPr="00C069C7">
        <w:t>HEUvsUE</w:t>
      </w:r>
      <w:proofErr w:type="spellEnd"/>
      <w:r w:rsidRPr="00C069C7">
        <w:t>) data</w:t>
      </w:r>
      <w:r>
        <w:t>set was obtained from the Flow Repository website (</w:t>
      </w:r>
      <w:hyperlink r:id="rId11" w:history="1">
        <w:r w:rsidRPr="001B5D4C">
          <w:rPr>
            <w:rStyle w:val="Hyperlink"/>
          </w:rPr>
          <w:t>http://flowrepository.org/id/FR-FCM-ZZZU</w:t>
        </w:r>
      </w:hyperlink>
      <w:r>
        <w:t xml:space="preserve">). </w:t>
      </w:r>
      <w:r w:rsidRPr="00C069C7">
        <w:t xml:space="preserve">The </w:t>
      </w:r>
      <w:r>
        <w:t xml:space="preserve">data </w:t>
      </w:r>
      <w:r w:rsidRPr="00C069C7">
        <w:t>was collected to find cell populations that can be used to differentiate between HIV-exposed-uninfected (HEU) and unexposed (UE) infants. For this purpose, blood samples were taken from infants 6 months after birth, where some were stimulated with six Toll-like–receptor ligands and some were left unstimulated for control</w:t>
      </w:r>
      <w:r>
        <w:t xml:space="preserve"> [5]</w:t>
      </w:r>
      <w:r w:rsidRPr="00C069C7">
        <w:t xml:space="preserve">. There are 308 FCS files from 40 patients. In this study, we aimed to find the region within the data where stimulated and unstimulated cells differ the most. We </w:t>
      </w:r>
      <w:r>
        <w:t>selected</w:t>
      </w:r>
      <w:r w:rsidRPr="00C069C7">
        <w:t xml:space="preserve"> data files from </w:t>
      </w:r>
      <w:r>
        <w:t>two</w:t>
      </w:r>
      <w:r w:rsidRPr="00C069C7">
        <w:t xml:space="preserve"> patients, one HIV-exposed-uninfected </w:t>
      </w:r>
      <w:r>
        <w:t xml:space="preserve">patient </w:t>
      </w:r>
      <w:r w:rsidRPr="00C069C7">
        <w:t>and one unexposed</w:t>
      </w:r>
      <w:r>
        <w:t xml:space="preserve"> patient</w:t>
      </w:r>
      <w:r w:rsidRPr="00C069C7">
        <w:t>. For each patient</w:t>
      </w:r>
      <w:r>
        <w:t>,</w:t>
      </w:r>
      <w:r w:rsidRPr="00C069C7">
        <w:t xml:space="preserve"> we considered </w:t>
      </w:r>
      <w:hyperlink r:id="rId12" w:history="1">
        <w:r>
          <w:t>Lipopoly</w:t>
        </w:r>
      </w:hyperlink>
      <w:r>
        <w:t>saccharide (</w:t>
      </w:r>
      <w:r w:rsidRPr="00C069C7">
        <w:t>LPS</w:t>
      </w:r>
      <w:r>
        <w:t>)-</w:t>
      </w:r>
      <w:r w:rsidRPr="00C069C7">
        <w:t>stimulated and unstimulated</w:t>
      </w:r>
      <w:r>
        <w:t>, making it 4 data files in total</w:t>
      </w:r>
      <w:r w:rsidR="0040578F">
        <w:t xml:space="preserve"> and 1,754,745 cells in combination.</w:t>
      </w:r>
      <w:r w:rsidRPr="00C069C7">
        <w:t xml:space="preserve"> Each data file provides information on </w:t>
      </w:r>
      <w:r>
        <w:t>eight</w:t>
      </w:r>
      <w:r w:rsidRPr="00C069C7">
        <w:t xml:space="preserve"> cell markers</w:t>
      </w:r>
      <w:r>
        <w:t>, FSC, and SSC</w:t>
      </w:r>
      <w:r w:rsidRPr="00C069C7">
        <w:t>. The details can be seen in Table 1</w:t>
      </w:r>
      <w:r>
        <w:t>.</w:t>
      </w:r>
    </w:p>
    <w:p w14:paraId="17FE4F36" w14:textId="068253C9" w:rsidR="004043A5" w:rsidRDefault="004043A5" w:rsidP="004043A5">
      <w:pPr>
        <w:pStyle w:val="NormalWeb"/>
        <w:jc w:val="center"/>
      </w:pPr>
      <w:r>
        <w:t xml:space="preserve">Table 1: </w:t>
      </w:r>
      <w:r w:rsidRPr="006C3F12">
        <w:t xml:space="preserve">List of reporter and analytes for </w:t>
      </w:r>
      <w:r>
        <w:t xml:space="preserve">the </w:t>
      </w:r>
      <w:r w:rsidRPr="006C3F12">
        <w:t>datasets.</w:t>
      </w:r>
    </w:p>
    <w:tbl>
      <w:tblPr>
        <w:tblStyle w:val="TableGrid"/>
        <w:tblW w:w="0" w:type="auto"/>
        <w:jc w:val="center"/>
        <w:tblLook w:val="04A0" w:firstRow="1" w:lastRow="0" w:firstColumn="1" w:lastColumn="0" w:noHBand="0" w:noVBand="1"/>
      </w:tblPr>
      <w:tblGrid>
        <w:gridCol w:w="5215"/>
      </w:tblGrid>
      <w:tr w:rsidR="004043A5" w14:paraId="12E40C2F" w14:textId="77777777" w:rsidTr="004043A5">
        <w:trPr>
          <w:jc w:val="center"/>
        </w:trPr>
        <w:tc>
          <w:tcPr>
            <w:tcW w:w="5215" w:type="dxa"/>
          </w:tcPr>
          <w:p w14:paraId="12319313" w14:textId="77777777" w:rsidR="004043A5" w:rsidRDefault="004043A5" w:rsidP="004043A5">
            <w:pPr>
              <w:jc w:val="center"/>
              <w:rPr>
                <w:rFonts w:ascii="Times New Roman" w:hAnsi="Times New Roman" w:cs="Times New Roman"/>
              </w:rPr>
            </w:pPr>
            <w:r>
              <w:rPr>
                <w:rFonts w:ascii="Times New Roman" w:hAnsi="Times New Roman" w:cs="Times New Roman"/>
              </w:rPr>
              <w:t>Channel                                                     Reagent</w:t>
            </w:r>
          </w:p>
        </w:tc>
      </w:tr>
      <w:tr w:rsidR="004043A5" w14:paraId="583412E3" w14:textId="77777777" w:rsidTr="004043A5">
        <w:trPr>
          <w:trHeight w:val="2850"/>
          <w:jc w:val="center"/>
        </w:trPr>
        <w:tc>
          <w:tcPr>
            <w:tcW w:w="5215" w:type="dxa"/>
            <w:shd w:val="clear" w:color="auto" w:fill="F2F2F2" w:themeFill="background1" w:themeFillShade="F2"/>
          </w:tcPr>
          <w:p w14:paraId="51B4171A" w14:textId="2DAD643C" w:rsidR="004043A5" w:rsidRDefault="00E35FFD" w:rsidP="00E35FFD">
            <w:pPr>
              <w:rPr>
                <w:rFonts w:ascii="Times New Roman" w:hAnsi="Times New Roman" w:cs="Times New Roman"/>
              </w:rPr>
            </w:pPr>
            <w:r>
              <w:rPr>
                <w:rFonts w:ascii="Times New Roman" w:hAnsi="Times New Roman" w:cs="Times New Roman"/>
              </w:rPr>
              <w:t xml:space="preserve">      </w:t>
            </w:r>
            <w:r w:rsidR="004043A5">
              <w:rPr>
                <w:rFonts w:ascii="Times New Roman" w:hAnsi="Times New Roman" w:cs="Times New Roman"/>
              </w:rPr>
              <w:t>FSC-A</w:t>
            </w:r>
          </w:p>
          <w:p w14:paraId="04E72AD9" w14:textId="55961646" w:rsidR="004043A5" w:rsidRDefault="00E35FFD" w:rsidP="00E35FFD">
            <w:pPr>
              <w:rPr>
                <w:rFonts w:ascii="Times New Roman" w:hAnsi="Times New Roman" w:cs="Times New Roman"/>
              </w:rPr>
            </w:pPr>
            <w:r>
              <w:rPr>
                <w:rFonts w:ascii="Times New Roman" w:hAnsi="Times New Roman" w:cs="Times New Roman"/>
              </w:rPr>
              <w:t xml:space="preserve">      </w:t>
            </w:r>
            <w:r w:rsidR="004043A5">
              <w:rPr>
                <w:rFonts w:ascii="Times New Roman" w:hAnsi="Times New Roman" w:cs="Times New Roman"/>
              </w:rPr>
              <w:t>SSC-A</w:t>
            </w:r>
          </w:p>
          <w:p w14:paraId="3363779D" w14:textId="3AA91D65" w:rsidR="004043A5" w:rsidRDefault="00E35FFD" w:rsidP="00E35FFD">
            <w:pPr>
              <w:rPr>
                <w:rFonts w:ascii="Times New Roman" w:hAnsi="Times New Roman" w:cs="Times New Roman"/>
              </w:rPr>
            </w:pPr>
            <w:r>
              <w:rPr>
                <w:rFonts w:ascii="Times New Roman" w:hAnsi="Times New Roman" w:cs="Times New Roman"/>
              </w:rPr>
              <w:t xml:space="preserve">      </w:t>
            </w:r>
            <w:r w:rsidR="004043A5">
              <w:rPr>
                <w:rFonts w:ascii="Times New Roman" w:hAnsi="Times New Roman" w:cs="Times New Roman"/>
              </w:rPr>
              <w:t xml:space="preserve">FITC-A                                                     </w:t>
            </w:r>
            <w:proofErr w:type="spellStart"/>
            <w:r w:rsidR="004043A5">
              <w:rPr>
                <w:rFonts w:ascii="Times New Roman" w:hAnsi="Times New Roman" w:cs="Times New Roman"/>
              </w:rPr>
              <w:t>IFNa</w:t>
            </w:r>
            <w:proofErr w:type="spellEnd"/>
          </w:p>
          <w:p w14:paraId="09F07F08" w14:textId="7291348D" w:rsidR="004043A5" w:rsidRDefault="00E35FFD" w:rsidP="00E35FFD">
            <w:pPr>
              <w:rPr>
                <w:rFonts w:ascii="Times New Roman" w:hAnsi="Times New Roman" w:cs="Times New Roman"/>
              </w:rPr>
            </w:pPr>
            <w:r>
              <w:rPr>
                <w:rFonts w:ascii="Times New Roman" w:hAnsi="Times New Roman" w:cs="Times New Roman"/>
              </w:rPr>
              <w:t xml:space="preserve">      </w:t>
            </w:r>
            <w:r w:rsidR="004043A5">
              <w:rPr>
                <w:rFonts w:ascii="Times New Roman" w:hAnsi="Times New Roman" w:cs="Times New Roman"/>
              </w:rPr>
              <w:t>PE-A                                                         CD123</w:t>
            </w:r>
          </w:p>
          <w:p w14:paraId="6A4603D6" w14:textId="0539309A" w:rsidR="004043A5" w:rsidRDefault="00E35FFD" w:rsidP="00E35FFD">
            <w:pPr>
              <w:rPr>
                <w:rFonts w:ascii="Times New Roman" w:hAnsi="Times New Roman" w:cs="Times New Roman"/>
              </w:rPr>
            </w:pPr>
            <w:r>
              <w:rPr>
                <w:rFonts w:ascii="Times New Roman" w:hAnsi="Times New Roman" w:cs="Times New Roman"/>
              </w:rPr>
              <w:t xml:space="preserve">      </w:t>
            </w:r>
            <w:r w:rsidR="004043A5">
              <w:rPr>
                <w:rFonts w:ascii="Times New Roman" w:hAnsi="Times New Roman" w:cs="Times New Roman"/>
              </w:rPr>
              <w:t>PerCP-Cy5-5-A                                        MHCII</w:t>
            </w:r>
          </w:p>
          <w:p w14:paraId="1B0E0FD9" w14:textId="7CABA184" w:rsidR="004043A5" w:rsidRDefault="00E35FFD" w:rsidP="00E35FFD">
            <w:pPr>
              <w:rPr>
                <w:rFonts w:ascii="Times New Roman" w:hAnsi="Times New Roman" w:cs="Times New Roman"/>
              </w:rPr>
            </w:pPr>
            <w:r>
              <w:rPr>
                <w:rFonts w:ascii="Times New Roman" w:hAnsi="Times New Roman" w:cs="Times New Roman"/>
              </w:rPr>
              <w:t xml:space="preserve">      </w:t>
            </w:r>
            <w:r w:rsidR="004043A5">
              <w:rPr>
                <w:rFonts w:ascii="Times New Roman" w:hAnsi="Times New Roman" w:cs="Times New Roman"/>
              </w:rPr>
              <w:t>PE-Cy7-A                                                 CD14</w:t>
            </w:r>
          </w:p>
          <w:p w14:paraId="0582A8EA" w14:textId="48283891" w:rsidR="004043A5" w:rsidRDefault="00E35FFD" w:rsidP="00E35FFD">
            <w:pPr>
              <w:rPr>
                <w:rFonts w:ascii="Times New Roman" w:hAnsi="Times New Roman" w:cs="Times New Roman"/>
              </w:rPr>
            </w:pPr>
            <w:r>
              <w:rPr>
                <w:rFonts w:ascii="Times New Roman" w:hAnsi="Times New Roman" w:cs="Times New Roman"/>
              </w:rPr>
              <w:t xml:space="preserve">      </w:t>
            </w:r>
            <w:r w:rsidR="004043A5">
              <w:rPr>
                <w:rFonts w:ascii="Times New Roman" w:hAnsi="Times New Roman" w:cs="Times New Roman"/>
              </w:rPr>
              <w:t>APC-A                                                      CD11c</w:t>
            </w:r>
          </w:p>
          <w:p w14:paraId="0096CB84" w14:textId="6509F1BF" w:rsidR="004043A5" w:rsidRDefault="00E35FFD" w:rsidP="00E35FFD">
            <w:pPr>
              <w:rPr>
                <w:rFonts w:ascii="Times New Roman" w:hAnsi="Times New Roman" w:cs="Times New Roman"/>
              </w:rPr>
            </w:pPr>
            <w:r>
              <w:rPr>
                <w:rFonts w:ascii="Times New Roman" w:hAnsi="Times New Roman" w:cs="Times New Roman"/>
              </w:rPr>
              <w:t xml:space="preserve">      </w:t>
            </w:r>
            <w:r w:rsidR="004043A5">
              <w:rPr>
                <w:rFonts w:ascii="Times New Roman" w:hAnsi="Times New Roman" w:cs="Times New Roman"/>
              </w:rPr>
              <w:t>APC-Cy7-A                                              IL6</w:t>
            </w:r>
          </w:p>
          <w:p w14:paraId="340A2467" w14:textId="304BB32C" w:rsidR="004043A5" w:rsidRDefault="00E35FFD" w:rsidP="00E35FFD">
            <w:pPr>
              <w:rPr>
                <w:rFonts w:ascii="Times New Roman" w:hAnsi="Times New Roman" w:cs="Times New Roman"/>
              </w:rPr>
            </w:pPr>
            <w:r>
              <w:rPr>
                <w:rFonts w:ascii="Times New Roman" w:hAnsi="Times New Roman" w:cs="Times New Roman"/>
              </w:rPr>
              <w:t xml:space="preserve">      </w:t>
            </w:r>
            <w:r w:rsidR="004043A5">
              <w:rPr>
                <w:rFonts w:ascii="Times New Roman" w:hAnsi="Times New Roman" w:cs="Times New Roman"/>
              </w:rPr>
              <w:t>Pacific Blue-A                                          IL12</w:t>
            </w:r>
          </w:p>
          <w:p w14:paraId="042345A9" w14:textId="6CCAA266" w:rsidR="004043A5" w:rsidRDefault="00E35FFD" w:rsidP="00E35FFD">
            <w:pPr>
              <w:rPr>
                <w:rFonts w:ascii="Times New Roman" w:hAnsi="Times New Roman" w:cs="Times New Roman"/>
              </w:rPr>
            </w:pPr>
            <w:r>
              <w:rPr>
                <w:rFonts w:ascii="Times New Roman" w:hAnsi="Times New Roman" w:cs="Times New Roman"/>
              </w:rPr>
              <w:t xml:space="preserve">      </w:t>
            </w:r>
            <w:r w:rsidR="004043A5">
              <w:rPr>
                <w:rFonts w:ascii="Times New Roman" w:hAnsi="Times New Roman" w:cs="Times New Roman"/>
              </w:rPr>
              <w:t xml:space="preserve">Alex 700-A                                               </w:t>
            </w:r>
            <w:proofErr w:type="spellStart"/>
            <w:r w:rsidR="004043A5">
              <w:rPr>
                <w:rFonts w:ascii="Times New Roman" w:hAnsi="Times New Roman" w:cs="Times New Roman"/>
              </w:rPr>
              <w:t>TNFa</w:t>
            </w:r>
            <w:proofErr w:type="spellEnd"/>
          </w:p>
        </w:tc>
      </w:tr>
    </w:tbl>
    <w:p w14:paraId="4D8C1A8E" w14:textId="77777777" w:rsidR="004043A5" w:rsidRDefault="004043A5" w:rsidP="004043A5">
      <w:pPr>
        <w:pStyle w:val="NormalWeb"/>
      </w:pPr>
    </w:p>
    <w:p w14:paraId="645E45EA" w14:textId="3009C6BC" w:rsidR="00CF3C14" w:rsidRDefault="00BB013E" w:rsidP="00CF3C14">
      <w:pPr>
        <w:pStyle w:val="Heading2"/>
      </w:pPr>
      <w:r>
        <w:t>2.2 D</w:t>
      </w:r>
      <w:r w:rsidR="00CF3C14">
        <w:t>ata</w:t>
      </w:r>
      <w:r>
        <w:t xml:space="preserve"> </w:t>
      </w:r>
      <w:r w:rsidR="00CF3C14">
        <w:t xml:space="preserve">compression </w:t>
      </w:r>
      <w:r>
        <w:t>with Data Nuggets</w:t>
      </w:r>
      <w:r w:rsidR="00CF3C14">
        <w:t>. (Javier and Kanaka)</w:t>
      </w:r>
    </w:p>
    <w:p w14:paraId="21BAB8D4" w14:textId="4A7F23F7" w:rsidR="00CF3C14" w:rsidRPr="00CF3C14" w:rsidRDefault="00CF3C14" w:rsidP="00CF3C14">
      <w:r>
        <w:t xml:space="preserve">Our calculations in the rest of this paper are not possible to do based on the raw data because when you have 1.5 million observations </w:t>
      </w:r>
      <w:r w:rsidR="00CF396A">
        <w:t>any calculation of order n</w:t>
      </w:r>
      <w:r w:rsidR="00CF396A" w:rsidRPr="00CF396A">
        <w:rPr>
          <w:vertAlign w:val="superscript"/>
        </w:rPr>
        <w:t>2</w:t>
      </w:r>
      <w:r w:rsidR="00CF396A">
        <w:t xml:space="preserve"> is not computable. For this </w:t>
      </w:r>
      <w:proofErr w:type="gramStart"/>
      <w:r w:rsidR="00CF396A">
        <w:t>reason</w:t>
      </w:r>
      <w:proofErr w:type="gramEnd"/>
      <w:r w:rsidR="00CF396A">
        <w:t xml:space="preserve"> we apply a compression algorithm call data nuggets (see Beavers </w:t>
      </w:r>
      <w:proofErr w:type="spellStart"/>
      <w:r w:rsidR="00CF396A">
        <w:t>e.a.</w:t>
      </w:r>
      <w:proofErr w:type="spellEnd"/>
      <w:r w:rsidR="00CF396A">
        <w:t xml:space="preserve"> 2022) that represents a dataset of millions of observations with a weighted set of a few thousand observation that are called data-</w:t>
      </w:r>
      <w:proofErr w:type="spellStart"/>
      <w:r w:rsidR="00CF396A">
        <w:t>nugets</w:t>
      </w:r>
      <w:proofErr w:type="spellEnd"/>
      <w:r w:rsidR="00CF396A">
        <w:t>. Data-nuggets preserve the structure of the data much better than random samples and for this reason they are more suitable to find the true data structures using low dimensional projections. In summary data nuggets compression r</w:t>
      </w:r>
      <w:r w:rsidRPr="00CF3C14">
        <w:t>educe</w:t>
      </w:r>
      <w:r w:rsidR="00CF396A">
        <w:t>s</w:t>
      </w:r>
      <w:r w:rsidRPr="00CF3C14">
        <w:t xml:space="preserve"> a large dataset into a small</w:t>
      </w:r>
      <w:r w:rsidR="00CF396A">
        <w:t>er</w:t>
      </w:r>
      <w:r w:rsidRPr="00CF3C14">
        <w:t xml:space="preserve"> collection of data nuggets while </w:t>
      </w:r>
      <w:r w:rsidR="00CF396A">
        <w:t>preserving the underlying</w:t>
      </w:r>
      <w:r w:rsidRPr="00CF3C14">
        <w:t xml:space="preserve"> structure.</w:t>
      </w:r>
    </w:p>
    <w:p w14:paraId="71A84B3F" w14:textId="0A939DDD" w:rsidR="001B1E96" w:rsidRPr="00CF396A" w:rsidRDefault="00BB013E" w:rsidP="00CF396A">
      <w:pPr>
        <w:pStyle w:val="Heading2"/>
      </w:pPr>
      <w:r>
        <w:t xml:space="preserve">2.3 </w:t>
      </w:r>
      <w:r w:rsidR="00F20BF3">
        <w:t xml:space="preserve">Projection </w:t>
      </w:r>
      <w:r w:rsidR="00C618C5">
        <w:t>p</w:t>
      </w:r>
      <w:r w:rsidR="00F20BF3">
        <w:t>ursuit</w:t>
      </w:r>
      <w:r w:rsidR="001B1E96">
        <w:t xml:space="preserve"> </w:t>
      </w:r>
      <w:r w:rsidR="00DB210A">
        <w:t xml:space="preserve">and differential projection </w:t>
      </w:r>
      <w:proofErr w:type="gramStart"/>
      <w:r w:rsidR="00C618C5">
        <w:t>p</w:t>
      </w:r>
      <w:r w:rsidR="00DB210A">
        <w:t>ursuit</w:t>
      </w:r>
      <w:r w:rsidR="001B1E96">
        <w:t>(</w:t>
      </w:r>
      <w:proofErr w:type="gramEnd"/>
      <w:r w:rsidR="001B1E96">
        <w:t>Javier)</w:t>
      </w:r>
    </w:p>
    <w:p w14:paraId="407D98CD" w14:textId="58ECBC66" w:rsidR="001B1E96" w:rsidRDefault="00E10A3F" w:rsidP="007812FA">
      <w:r>
        <w:t>Projection Pursuit is a technique that searchers for projections of multivariate p</w:t>
      </w:r>
      <w:r w:rsidR="001B1E96">
        <w:t>-</w:t>
      </w:r>
      <w:r>
        <w:t xml:space="preserve">dimensional data into lower </w:t>
      </w:r>
      <w:r w:rsidR="001B1E96">
        <w:t>d-</w:t>
      </w:r>
      <w:r>
        <w:t>dimensional projections containing the main structure of the data.  By main structure we mean clusters, outliers and any other low dimensional nonlinear structure. These methods were introduced by Friedman, Tukey</w:t>
      </w:r>
      <w:r w:rsidR="001B1E96">
        <w:t xml:space="preserve"> </w:t>
      </w:r>
      <w:r>
        <w:t xml:space="preserve">(1972) for finding structure, while exploring a 9-dimensional data from particle physics. Later Friedman (1982) </w:t>
      </w:r>
      <w:r w:rsidR="00691A7F">
        <w:t xml:space="preserve">introduce Friedman index as an example of projection pursuit (PP) indices.  Cook </w:t>
      </w:r>
      <w:proofErr w:type="spellStart"/>
      <w:r w:rsidR="00691A7F">
        <w:t>e.a</w:t>
      </w:r>
      <w:proofErr w:type="spellEnd"/>
      <w:r w:rsidR="00691A7F">
        <w:t xml:space="preserve"> (1993) made substantial progress</w:t>
      </w:r>
      <w:r w:rsidR="001B1E96">
        <w:t xml:space="preserve"> in this area</w:t>
      </w:r>
      <w:r w:rsidR="00691A7F">
        <w:t xml:space="preserve"> by introducing several </w:t>
      </w:r>
      <w:r w:rsidR="001B1E96">
        <w:t xml:space="preserve">new </w:t>
      </w:r>
      <w:r w:rsidR="00691A7F">
        <w:t xml:space="preserve">PP indices. </w:t>
      </w:r>
      <w:proofErr w:type="gramStart"/>
      <w:r w:rsidR="00691A7F">
        <w:t>In particular</w:t>
      </w:r>
      <w:r w:rsidR="00691630">
        <w:t>,</w:t>
      </w:r>
      <w:r w:rsidR="00691A7F">
        <w:t xml:space="preserve"> </w:t>
      </w:r>
      <w:r w:rsidR="00691A7F">
        <w:lastRenderedPageBreak/>
        <w:t>they</w:t>
      </w:r>
      <w:proofErr w:type="gramEnd"/>
      <w:r w:rsidR="00691A7F">
        <w:t xml:space="preserve"> introduced the </w:t>
      </w:r>
      <w:r w:rsidR="00691630">
        <w:t>n</w:t>
      </w:r>
      <w:r w:rsidR="00691A7F">
        <w:t xml:space="preserve">atural Hermite index that became very popular and will be the center tool of this paper. The </w:t>
      </w:r>
      <w:r w:rsidR="00691630">
        <w:t xml:space="preserve">natural </w:t>
      </w:r>
      <w:r w:rsidR="00691A7F">
        <w:t>Hermite index measures the distance between a</w:t>
      </w:r>
      <w:r w:rsidR="00691630">
        <w:t>ny</w:t>
      </w:r>
      <w:r w:rsidR="00691A7F">
        <w:t xml:space="preserve"> </w:t>
      </w:r>
      <w:r w:rsidR="001B1E96" w:rsidRPr="00691630">
        <w:rPr>
          <w:i/>
          <w:iCs/>
        </w:rPr>
        <w:t>d</w:t>
      </w:r>
      <w:r w:rsidR="00691A7F">
        <w:t xml:space="preserve">-dimensional distribution </w:t>
      </w:r>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 xml:space="preserve"> </m:t>
        </m:r>
      </m:oMath>
      <w:r w:rsidR="00691A7F">
        <w:t xml:space="preserve">and a </w:t>
      </w:r>
      <w:r w:rsidR="001B1E96" w:rsidRPr="00691630">
        <w:rPr>
          <w:i/>
          <w:iCs/>
        </w:rPr>
        <w:t>d</w:t>
      </w:r>
      <w:r w:rsidR="001B1E96">
        <w:t xml:space="preserve">-dimensional </w:t>
      </w:r>
      <w:r w:rsidR="00691A7F">
        <w:t>normal distribution</w:t>
      </w:r>
      <w:r w:rsidR="00691630">
        <w:t xml:space="preserve"> </w:t>
      </w:r>
      <m:oMath>
        <m:r>
          <w:rPr>
            <w:rFonts w:ascii="Cambria Math" w:hAnsi="Cambria Math"/>
          </w:rPr>
          <m:t>ϕ</m:t>
        </m:r>
        <m:d>
          <m:dPr>
            <m:ctrlPr>
              <w:rPr>
                <w:rFonts w:ascii="Cambria Math" w:hAnsi="Cambria Math"/>
                <w:i/>
              </w:rPr>
            </m:ctrlPr>
          </m:dPr>
          <m:e>
            <m:r>
              <w:rPr>
                <w:rFonts w:ascii="Cambria Math" w:hAnsi="Cambria Math"/>
              </w:rPr>
              <m:t>y</m:t>
            </m:r>
          </m:e>
        </m:d>
      </m:oMath>
      <w:r w:rsidR="001B1E96">
        <w:t>.</w:t>
      </w:r>
    </w:p>
    <w:p w14:paraId="35DD4BB1" w14:textId="4D49CDF8" w:rsidR="001B1E96" w:rsidRDefault="001B1E96" w:rsidP="001B1E96">
      <w:pPr>
        <w:jc w:val="center"/>
      </w:pPr>
      <w:r w:rsidRPr="001B1E96">
        <w:rPr>
          <w:noProof/>
        </w:rPr>
        <w:drawing>
          <wp:inline distT="0" distB="0" distL="0" distR="0" wp14:anchorId="236F82DB" wp14:editId="2B7A99B3">
            <wp:extent cx="2343630" cy="459421"/>
            <wp:effectExtent l="0" t="0" r="0" b="0"/>
            <wp:docPr id="8" name="Picture 7" descr="Text&#10;&#10;Description automatically generated">
              <a:extLst xmlns:a="http://schemas.openxmlformats.org/drawingml/2006/main">
                <a:ext uri="{FF2B5EF4-FFF2-40B4-BE49-F238E27FC236}">
                  <a16:creationId xmlns:a16="http://schemas.microsoft.com/office/drawing/2014/main" id="{50FA6D24-F662-A69F-E914-A8B99C8E9D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Text&#10;&#10;Description automatically generated">
                      <a:extLst>
                        <a:ext uri="{FF2B5EF4-FFF2-40B4-BE49-F238E27FC236}">
                          <a16:creationId xmlns:a16="http://schemas.microsoft.com/office/drawing/2014/main" id="{50FA6D24-F662-A69F-E914-A8B99C8E9DDF}"/>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75443" cy="465657"/>
                    </a:xfrm>
                    <a:prstGeom prst="rect">
                      <a:avLst/>
                    </a:prstGeom>
                  </pic:spPr>
                </pic:pic>
              </a:graphicData>
            </a:graphic>
          </wp:inline>
        </w:drawing>
      </w:r>
    </w:p>
    <w:p w14:paraId="7730D152" w14:textId="003039CC" w:rsidR="009415AA" w:rsidRDefault="009415AA" w:rsidP="007812FA">
      <w:r>
        <w:t xml:space="preserve">The computational burden of these indices is satisfactory for small to moderate data sets but not attainable for large datasets. Therefore Duan, Cabrera (2023) introduced weighted versions of the PP indices computed over data nuggets. They showed that the “most interesting” projections found by the Natural Hermite index on large datasets are identical to those found by the weighted version of the index over data-nuggets. </w:t>
      </w:r>
    </w:p>
    <w:p w14:paraId="1E056C9F" w14:textId="2E9D5772" w:rsidR="005A55C5" w:rsidRDefault="005A55C5" w:rsidP="007812FA">
      <w:r>
        <w:t xml:space="preserve">In our case we are interested in comparing </w:t>
      </w:r>
      <w:r w:rsidR="00014F9F">
        <w:t xml:space="preserve">d-dimensional projections of </w:t>
      </w:r>
      <w:r>
        <w:t>two</w:t>
      </w:r>
      <w:r w:rsidR="00014F9F">
        <w:t xml:space="preserve"> p-dimensional</w:t>
      </w:r>
      <w:r>
        <w:t xml:space="preserve"> </w:t>
      </w:r>
      <w:r w:rsidR="00691630">
        <w:t>samples</w:t>
      </w:r>
      <w:r w:rsidR="00014F9F">
        <w:t xml:space="preserve"> where d &lt; p. </w:t>
      </w:r>
      <w:r>
        <w:t xml:space="preserve"> </w:t>
      </w:r>
      <w:r w:rsidR="00014F9F">
        <w:t>For this</w:t>
      </w:r>
      <w:r>
        <w:t xml:space="preserve"> we are introducing a differential version of the Hermite index for comparing any two </w:t>
      </w:r>
      <w:r w:rsidR="00014F9F">
        <w:t xml:space="preserve">d-dimensional </w:t>
      </w:r>
      <w:r>
        <w:t>distributions</w:t>
      </w:r>
      <w:r w:rsidR="005571A0">
        <w:t xml:space="preserve"> </w:t>
      </w:r>
      <m:oMath>
        <m:r>
          <w:rPr>
            <w:rFonts w:ascii="Cambria Math" w:hAnsi="Cambria Math"/>
          </w:rPr>
          <m:t>f</m:t>
        </m:r>
        <m:r>
          <m:rPr>
            <m:nor/>
          </m:rPr>
          <w:rPr>
            <w:vertAlign w:val="subscript"/>
          </w:rPr>
          <m:t>1</m:t>
        </m:r>
        <m:d>
          <m:dPr>
            <m:ctrlPr>
              <w:rPr>
                <w:rFonts w:ascii="Cambria Math" w:hAnsi="Cambria Math"/>
                <w:i/>
              </w:rPr>
            </m:ctrlPr>
          </m:dPr>
          <m:e>
            <m:r>
              <w:rPr>
                <w:rFonts w:ascii="Cambria Math" w:hAnsi="Cambria Math"/>
              </w:rPr>
              <m:t>y</m:t>
            </m:r>
          </m:e>
        </m:d>
      </m:oMath>
      <w:r w:rsidR="005571A0">
        <w:t xml:space="preserve"> and </w:t>
      </w:r>
      <m:oMath>
        <m:r>
          <w:rPr>
            <w:rFonts w:ascii="Cambria Math" w:hAnsi="Cambria Math"/>
          </w:rPr>
          <m:t>f</m:t>
        </m:r>
        <m:r>
          <m:rPr>
            <m:nor/>
          </m:rPr>
          <w:rPr>
            <w:rFonts w:ascii="Cambria Math"/>
            <w:vertAlign w:val="subscript"/>
          </w:rPr>
          <m:t>2</m:t>
        </m:r>
        <m:d>
          <m:dPr>
            <m:ctrlPr>
              <w:rPr>
                <w:rFonts w:ascii="Cambria Math" w:hAnsi="Cambria Math"/>
                <w:i/>
              </w:rPr>
            </m:ctrlPr>
          </m:dPr>
          <m:e>
            <m:r>
              <w:rPr>
                <w:rFonts w:ascii="Cambria Math" w:hAnsi="Cambria Math"/>
              </w:rPr>
              <m:t>y</m:t>
            </m:r>
          </m:e>
        </m:d>
      </m:oMath>
      <w:r>
        <w:t>.</w:t>
      </w:r>
      <w:r w:rsidR="005571A0">
        <w:t xml:space="preserve"> Let </w:t>
      </w:r>
      <m:oMath>
        <m:r>
          <w:rPr>
            <w:rFonts w:ascii="Cambria Math" w:hAnsi="Cambria Math"/>
          </w:rPr>
          <m:t>f</m:t>
        </m:r>
        <m:d>
          <m:dPr>
            <m:ctrlPr>
              <w:rPr>
                <w:rFonts w:ascii="Cambria Math" w:hAnsi="Cambria Math"/>
                <w:i/>
              </w:rPr>
            </m:ctrlPr>
          </m:dPr>
          <m:e>
            <m:r>
              <w:rPr>
                <w:rFonts w:ascii="Cambria Math" w:hAnsi="Cambria Math"/>
              </w:rPr>
              <m:t>y</m:t>
            </m:r>
          </m:e>
        </m:d>
        <m:r>
          <w:del w:id="264" w:author="Yajie Duan" w:date="2023-09-26T16:42:00Z">
            <w:rPr>
              <w:rFonts w:ascii="Cambria Math" w:hAnsi="Cambria Math"/>
            </w:rPr>
            <m:t>=</m:t>
          </w:del>
        </m:r>
        <m:f>
          <m:fPr>
            <m:ctrlPr>
              <w:del w:id="265" w:author="Yajie Duan" w:date="2023-09-26T16:42:00Z">
                <w:rPr>
                  <w:rFonts w:ascii="Cambria Math" w:hAnsi="Cambria Math"/>
                  <w:i/>
                  <w:iCs/>
                </w:rPr>
              </w:del>
            </m:ctrlPr>
          </m:fPr>
          <m:num>
            <m:r>
              <w:del w:id="266" w:author="Yajie Duan" w:date="2023-09-26T16:42:00Z">
                <w:rPr>
                  <w:rFonts w:ascii="Cambria Math" w:hAnsi="Cambria Math"/>
                </w:rPr>
                <m:t>f</m:t>
              </w:del>
            </m:r>
            <m:r>
              <w:del w:id="267" w:author="Yajie Duan" w:date="2023-09-26T16:42:00Z">
                <m:rPr>
                  <m:nor/>
                </m:rPr>
                <w:rPr>
                  <w:vertAlign w:val="subscript"/>
                </w:rPr>
                <m:t>1</m:t>
              </w:del>
            </m:r>
            <m:d>
              <m:dPr>
                <m:ctrlPr>
                  <w:del w:id="268" w:author="Yajie Duan" w:date="2023-09-26T16:42:00Z">
                    <w:rPr>
                      <w:rFonts w:ascii="Cambria Math" w:hAnsi="Cambria Math"/>
                      <w:i/>
                    </w:rPr>
                  </w:del>
                </m:ctrlPr>
              </m:dPr>
              <m:e>
                <m:r>
                  <w:del w:id="269" w:author="Yajie Duan" w:date="2023-09-26T16:42:00Z">
                    <w:rPr>
                      <w:rFonts w:ascii="Cambria Math" w:hAnsi="Cambria Math"/>
                    </w:rPr>
                    <m:t>y</m:t>
                  </w:del>
                </m:r>
              </m:e>
            </m:d>
            <m:r>
              <w:del w:id="270" w:author="Yajie Duan" w:date="2023-09-26T16:42:00Z">
                <m:rPr>
                  <m:nor/>
                </m:rPr>
                <m:t>+</m:t>
              </w:del>
            </m:r>
            <m:r>
              <w:del w:id="271" w:author="Yajie Duan" w:date="2023-09-26T16:42:00Z">
                <w:rPr>
                  <w:rFonts w:ascii="Cambria Math" w:hAnsi="Cambria Math"/>
                </w:rPr>
                <m:t>f</m:t>
              </w:del>
            </m:r>
            <m:r>
              <w:del w:id="272" w:author="Yajie Duan" w:date="2023-09-26T16:42:00Z">
                <m:rPr>
                  <m:nor/>
                </m:rPr>
                <w:rPr>
                  <w:vertAlign w:val="subscript"/>
                </w:rPr>
                <m:t>2</m:t>
              </w:del>
            </m:r>
            <m:d>
              <m:dPr>
                <m:ctrlPr>
                  <w:del w:id="273" w:author="Yajie Duan" w:date="2023-09-26T16:42:00Z">
                    <w:rPr>
                      <w:rFonts w:ascii="Cambria Math" w:hAnsi="Cambria Math"/>
                      <w:i/>
                    </w:rPr>
                  </w:del>
                </m:ctrlPr>
              </m:dPr>
              <m:e>
                <m:r>
                  <w:del w:id="274" w:author="Yajie Duan" w:date="2023-09-26T16:42:00Z">
                    <w:rPr>
                      <w:rFonts w:ascii="Cambria Math" w:hAnsi="Cambria Math"/>
                    </w:rPr>
                    <m:t>y</m:t>
                  </w:del>
                </m:r>
              </m:e>
            </m:d>
          </m:num>
          <m:den>
            <m:r>
              <w:del w:id="275" w:author="Yajie Duan" w:date="2023-09-26T16:42:00Z">
                <m:rPr>
                  <m:nor/>
                </m:rPr>
                <m:t> 2</m:t>
              </w:del>
            </m:r>
          </m:den>
        </m:f>
      </m:oMath>
      <w:r w:rsidR="005571A0">
        <w:t xml:space="preserve"> </w:t>
      </w:r>
      <w:ins w:id="276" w:author="Yajie Duan" w:date="2023-09-26T16:19:00Z">
        <w:r w:rsidR="00A1184F">
          <w:t>be the</w:t>
        </w:r>
      </w:ins>
      <w:ins w:id="277" w:author="Yajie Duan" w:date="2023-09-26T16:20:00Z">
        <w:r w:rsidR="00A1184F">
          <w:t xml:space="preserve"> estimate of combined data distribution</w:t>
        </w:r>
      </w:ins>
      <w:r w:rsidR="005571A0">
        <w:t>.</w:t>
      </w:r>
      <w:ins w:id="278" w:author="Yajie Duan" w:date="2023-09-26T16:42:00Z">
        <w:r w:rsidR="00A1184F">
          <w:t xml:space="preserve"> It could be estimated by </w:t>
        </w:r>
        <w:r w:rsidR="00210E9A">
          <w:t xml:space="preserve">combined data or by the average of two distributions </w:t>
        </w:r>
      </w:ins>
      <m:oMath>
        <m:f>
          <m:fPr>
            <m:ctrlPr>
              <w:ins w:id="279" w:author="Yajie Duan" w:date="2023-09-26T16:42:00Z">
                <w:rPr>
                  <w:rFonts w:ascii="Cambria Math" w:hAnsi="Cambria Math"/>
                  <w:i/>
                  <w:iCs/>
                </w:rPr>
              </w:ins>
            </m:ctrlPr>
          </m:fPr>
          <m:num>
            <m:r>
              <w:ins w:id="280" w:author="Yajie Duan" w:date="2023-09-26T16:42:00Z">
                <w:rPr>
                  <w:rFonts w:ascii="Cambria Math" w:hAnsi="Cambria Math"/>
                </w:rPr>
                <m:t>f</m:t>
              </w:ins>
            </m:r>
            <m:r>
              <w:ins w:id="281" w:author="Yajie Duan" w:date="2023-09-26T16:42:00Z">
                <m:rPr>
                  <m:nor/>
                </m:rPr>
                <w:rPr>
                  <w:vertAlign w:val="subscript"/>
                </w:rPr>
                <m:t>1</m:t>
              </w:ins>
            </m:r>
            <m:d>
              <m:dPr>
                <m:ctrlPr>
                  <w:ins w:id="282" w:author="Yajie Duan" w:date="2023-09-26T16:42:00Z">
                    <w:rPr>
                      <w:rFonts w:ascii="Cambria Math" w:hAnsi="Cambria Math"/>
                      <w:i/>
                    </w:rPr>
                  </w:ins>
                </m:ctrlPr>
              </m:dPr>
              <m:e>
                <m:r>
                  <w:ins w:id="283" w:author="Yajie Duan" w:date="2023-09-26T16:42:00Z">
                    <w:rPr>
                      <w:rFonts w:ascii="Cambria Math" w:hAnsi="Cambria Math"/>
                    </w:rPr>
                    <m:t>y</m:t>
                  </w:ins>
                </m:r>
              </m:e>
            </m:d>
            <m:r>
              <w:ins w:id="284" w:author="Yajie Duan" w:date="2023-09-26T16:42:00Z">
                <m:rPr>
                  <m:nor/>
                </m:rPr>
                <m:t>+</m:t>
              </w:ins>
            </m:r>
            <m:r>
              <w:ins w:id="285" w:author="Yajie Duan" w:date="2023-09-26T16:42:00Z">
                <w:rPr>
                  <w:rFonts w:ascii="Cambria Math" w:hAnsi="Cambria Math"/>
                </w:rPr>
                <m:t>f</m:t>
              </w:ins>
            </m:r>
            <m:r>
              <w:ins w:id="286" w:author="Yajie Duan" w:date="2023-09-26T16:42:00Z">
                <m:rPr>
                  <m:nor/>
                </m:rPr>
                <w:rPr>
                  <w:vertAlign w:val="subscript"/>
                </w:rPr>
                <m:t>2</m:t>
              </w:ins>
            </m:r>
            <m:d>
              <m:dPr>
                <m:ctrlPr>
                  <w:ins w:id="287" w:author="Yajie Duan" w:date="2023-09-26T16:42:00Z">
                    <w:rPr>
                      <w:rFonts w:ascii="Cambria Math" w:hAnsi="Cambria Math"/>
                      <w:i/>
                    </w:rPr>
                  </w:ins>
                </m:ctrlPr>
              </m:dPr>
              <m:e>
                <m:r>
                  <w:ins w:id="288" w:author="Yajie Duan" w:date="2023-09-26T16:42:00Z">
                    <w:rPr>
                      <w:rFonts w:ascii="Cambria Math" w:hAnsi="Cambria Math"/>
                    </w:rPr>
                    <m:t>y</m:t>
                  </w:ins>
                </m:r>
              </m:e>
            </m:d>
          </m:num>
          <m:den>
            <m:r>
              <w:ins w:id="289" w:author="Yajie Duan" w:date="2023-09-26T16:42:00Z">
                <m:rPr>
                  <m:nor/>
                </m:rPr>
                <m:t> 2</m:t>
              </w:ins>
            </m:r>
          </m:den>
        </m:f>
      </m:oMath>
      <w:del w:id="290" w:author="Yajie Duan" w:date="2023-09-26T16:43:00Z">
        <w:r w:rsidR="005571A0" w:rsidDel="00210E9A">
          <w:delText xml:space="preserve"> </w:delText>
        </w:r>
      </w:del>
      <w:ins w:id="291" w:author="Yajie Duan" w:date="2023-09-26T16:43:00Z">
        <w:r w:rsidR="00210E9A">
          <w:t>.</w:t>
        </w:r>
      </w:ins>
      <w:r w:rsidR="005571A0">
        <w:t xml:space="preserve"> The differential Hermite index for two distributions is given by the following formula:</w:t>
      </w:r>
    </w:p>
    <w:p w14:paraId="18183712" w14:textId="20668955" w:rsidR="005571A0" w:rsidRDefault="00000000" w:rsidP="00354882">
      <w:pPr>
        <w:jc w:val="center"/>
      </w:pPr>
      <m:oMathPara>
        <m:oMath>
          <m:sSup>
            <m:sSupPr>
              <m:ctrlPr>
                <w:rPr>
                  <w:rFonts w:ascii="Cambria Math" w:hAnsi="Cambria Math"/>
                  <w:i/>
                </w:rPr>
              </m:ctrlPr>
            </m:sSupPr>
            <m:e>
              <m:r>
                <w:rPr>
                  <w:rFonts w:ascii="Cambria Math" w:hAnsi="Cambria Math"/>
                </w:rPr>
                <m:t>I</m:t>
              </m:r>
            </m:e>
            <m:sup>
              <m:r>
                <w:rPr>
                  <w:rFonts w:ascii="Cambria Math" w:hAnsi="Cambria Math"/>
                </w:rPr>
                <m:t>dH</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hAnsi="Cambria Math"/>
            </w:rPr>
            <m:t>(f</m:t>
          </m:r>
          <m:r>
            <m:rPr>
              <m:nor/>
            </m:rPr>
            <w:rPr>
              <w:vertAlign w:val="subscript"/>
            </w:rPr>
            <m:t>1</m:t>
          </m:r>
          <m:r>
            <w:rPr>
              <w:rFonts w:ascii="Cambria Math" w:hAnsi="Cambria Math"/>
            </w:rPr>
            <m:t>,f</m:t>
          </m:r>
          <m:r>
            <m:rPr>
              <m:nor/>
            </m:rPr>
            <w:rPr>
              <w:rFonts w:ascii="Cambria Math"/>
              <w:vertAlign w:val="subscript"/>
            </w:rPr>
            <m:t>2</m:t>
          </m:r>
          <m:r>
            <w:rPr>
              <w:rFonts w:ascii="Cambria Math" w:hAnsi="Cambria Math"/>
            </w:rPr>
            <m:t>)=</m:t>
          </m:r>
          <m:nary>
            <m:naryPr>
              <m:limLoc m:val="subSup"/>
              <m:ctrlPr>
                <w:rPr>
                  <w:rFonts w:ascii="Cambria Math" w:hAnsi="Cambria Math"/>
                  <w:i/>
                </w:rPr>
              </m:ctrlPr>
            </m:naryPr>
            <m:sub>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b>
            <m:sup/>
            <m:e>
              <m:sSup>
                <m:sSupPr>
                  <m:ctrlPr>
                    <w:rPr>
                      <w:rFonts w:ascii="Cambria Math" w:hAnsi="Cambria Math"/>
                      <w:i/>
                    </w:rPr>
                  </m:ctrlPr>
                </m:sSupPr>
                <m:e>
                  <m:r>
                    <w:rPr>
                      <w:rFonts w:ascii="Cambria Math" w:hAnsi="Cambria Math"/>
                    </w:rPr>
                    <m:t>[f</m:t>
                  </m:r>
                  <m:r>
                    <m:rPr>
                      <m:nor/>
                    </m:rPr>
                    <w:rPr>
                      <w:vertAlign w:val="subscript"/>
                    </w:rPr>
                    <m:t>1</m:t>
                  </m:r>
                  <m:d>
                    <m:dPr>
                      <m:ctrlPr>
                        <w:rPr>
                          <w:rFonts w:ascii="Cambria Math" w:hAnsi="Cambria Math"/>
                          <w:i/>
                        </w:rPr>
                      </m:ctrlPr>
                    </m:dPr>
                    <m:e>
                      <m:r>
                        <w:rPr>
                          <w:rFonts w:ascii="Cambria Math" w:hAnsi="Cambria Math"/>
                        </w:rPr>
                        <m:t>y</m:t>
                      </m:r>
                    </m:e>
                  </m:d>
                  <m:r>
                    <m:rPr>
                      <m:nor/>
                    </m:rPr>
                    <w:rPr>
                      <w:rFonts w:ascii="Cambria Math"/>
                    </w:rPr>
                    <m:t>-</m:t>
                  </m:r>
                  <m:r>
                    <w:rPr>
                      <w:rFonts w:ascii="Cambria Math" w:hAnsi="Cambria Math"/>
                    </w:rPr>
                    <m:t>f</m:t>
                  </m:r>
                  <m:r>
                    <m:rPr>
                      <m:nor/>
                    </m:rPr>
                    <w:rPr>
                      <w:vertAlign w:val="subscript"/>
                    </w:rPr>
                    <m:t>2</m:t>
                  </m:r>
                  <m:d>
                    <m:dPr>
                      <m:ctrlPr>
                        <w:rPr>
                          <w:rFonts w:ascii="Cambria Math" w:hAnsi="Cambria Math"/>
                          <w:i/>
                        </w:rPr>
                      </m:ctrlPr>
                    </m:dPr>
                    <m:e>
                      <m:r>
                        <w:rPr>
                          <w:rFonts w:ascii="Cambria Math" w:hAnsi="Cambria Math"/>
                        </w:rPr>
                        <m:t>y</m:t>
                      </m:r>
                    </m:e>
                  </m:d>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dy</m:t>
              </m:r>
            </m:e>
          </m:nary>
        </m:oMath>
      </m:oMathPara>
    </w:p>
    <w:p w14:paraId="1FEF9557" w14:textId="2C95C3BF" w:rsidR="00014F9F" w:rsidRDefault="00354882" w:rsidP="007812FA">
      <w:pPr>
        <w:rPr>
          <w:rFonts w:eastAsiaTheme="minorEastAsia"/>
        </w:rPr>
      </w:pPr>
      <w:r>
        <w:t>This index is m</w:t>
      </w:r>
      <w:r w:rsidR="0040578F">
        <w:t>aximized</w:t>
      </w:r>
      <w:r>
        <w:t xml:space="preserve"> over all d-dimensional projections</w:t>
      </w:r>
      <w:r w:rsidR="00691630">
        <w:t xml:space="preserve"> of our data, where  </w:t>
      </w:r>
      <m:oMath>
        <m:r>
          <w:rPr>
            <w:rFonts w:ascii="Cambria Math" w:hAnsi="Cambria Math"/>
          </w:rPr>
          <m:t>f</m:t>
        </m:r>
        <m:r>
          <m:rPr>
            <m:nor/>
          </m:rPr>
          <w:rPr>
            <w:vertAlign w:val="subscript"/>
          </w:rPr>
          <m:t>1</m:t>
        </m:r>
        <m:d>
          <m:dPr>
            <m:ctrlPr>
              <w:rPr>
                <w:rFonts w:ascii="Cambria Math" w:hAnsi="Cambria Math"/>
                <w:i/>
              </w:rPr>
            </m:ctrlPr>
          </m:dPr>
          <m:e>
            <m:r>
              <w:rPr>
                <w:rFonts w:ascii="Cambria Math" w:hAnsi="Cambria Math"/>
              </w:rPr>
              <m:t>y</m:t>
            </m:r>
          </m:e>
        </m:d>
      </m:oMath>
      <w:r w:rsidR="00691630">
        <w:rPr>
          <w:rFonts w:eastAsiaTheme="minorEastAsia"/>
        </w:rPr>
        <w:t xml:space="preserve">  and </w:t>
      </w:r>
      <m:oMath>
        <m:r>
          <w:rPr>
            <w:rFonts w:ascii="Cambria Math" w:hAnsi="Cambria Math"/>
          </w:rPr>
          <m:t>f</m:t>
        </m:r>
        <m:r>
          <m:rPr>
            <m:nor/>
          </m:rPr>
          <w:rPr>
            <w:vertAlign w:val="subscript"/>
          </w:rPr>
          <m:t>2</m:t>
        </m:r>
        <m:d>
          <m:dPr>
            <m:ctrlPr>
              <w:rPr>
                <w:rFonts w:ascii="Cambria Math" w:hAnsi="Cambria Math"/>
                <w:i/>
              </w:rPr>
            </m:ctrlPr>
          </m:dPr>
          <m:e>
            <m:r>
              <w:rPr>
                <w:rFonts w:ascii="Cambria Math" w:hAnsi="Cambria Math"/>
              </w:rPr>
              <m:t>y</m:t>
            </m:r>
          </m:e>
        </m:d>
      </m:oMath>
      <w:r w:rsidR="00691630">
        <w:rPr>
          <w:rFonts w:eastAsiaTheme="minorEastAsia"/>
        </w:rPr>
        <w:t xml:space="preserve"> are</w:t>
      </w:r>
      <w:r w:rsidR="00014F9F">
        <w:rPr>
          <w:rFonts w:eastAsiaTheme="minorEastAsia"/>
        </w:rPr>
        <w:t xml:space="preserve"> estimated by the</w:t>
      </w:r>
      <w:r w:rsidR="00691630">
        <w:rPr>
          <w:rFonts w:eastAsiaTheme="minorEastAsia"/>
        </w:rPr>
        <w:t xml:space="preserve"> d-dimensional Kernel density estimators </w:t>
      </w:r>
      <w:r w:rsidR="00014F9F">
        <w:rPr>
          <w:rFonts w:eastAsiaTheme="minorEastAsia"/>
        </w:rPr>
        <w:t>of our projected data</w:t>
      </w:r>
      <w:r w:rsidR="00014F9F">
        <w:t xml:space="preserve"> </w:t>
      </w:r>
      <m:oMath>
        <m:acc>
          <m:accPr>
            <m:ctrlPr>
              <w:rPr>
                <w:rFonts w:ascii="Cambria Math" w:eastAsiaTheme="minorEastAsia" w:hAnsi="Cambria Math"/>
                <w:i/>
              </w:rPr>
            </m:ctrlPr>
          </m:accPr>
          <m:e>
            <m:r>
              <w:rPr>
                <w:rFonts w:ascii="Cambria Math" w:eastAsiaTheme="minorEastAsia" w:hAnsi="Cambria Math"/>
              </w:rPr>
              <m:t>f</m:t>
            </m:r>
          </m:e>
        </m:acc>
        <m:r>
          <m:rPr>
            <m:nor/>
          </m:rPr>
          <w:rPr>
            <w:vertAlign w:val="subscript"/>
          </w:rPr>
          <m:t>1</m:t>
        </m:r>
        <m:d>
          <m:dPr>
            <m:ctrlPr>
              <w:rPr>
                <w:rFonts w:ascii="Cambria Math" w:hAnsi="Cambria Math"/>
                <w:i/>
              </w:rPr>
            </m:ctrlPr>
          </m:dPr>
          <m:e>
            <m:r>
              <w:rPr>
                <w:rFonts w:ascii="Cambria Math" w:hAnsi="Cambria Math"/>
              </w:rPr>
              <m:t>y</m:t>
            </m:r>
          </m:e>
        </m:d>
      </m:oMath>
      <w:r w:rsidR="00014F9F">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f</m:t>
            </m:r>
          </m:e>
        </m:acc>
        <m:r>
          <m:rPr>
            <m:nor/>
          </m:rPr>
          <w:rPr>
            <w:vertAlign w:val="subscript"/>
          </w:rPr>
          <m:t>2</m:t>
        </m:r>
        <m:d>
          <m:dPr>
            <m:ctrlPr>
              <w:rPr>
                <w:rFonts w:ascii="Cambria Math" w:hAnsi="Cambria Math"/>
                <w:i/>
              </w:rPr>
            </m:ctrlPr>
          </m:dPr>
          <m:e>
            <m:r>
              <w:rPr>
                <w:rFonts w:ascii="Cambria Math" w:hAnsi="Cambria Math"/>
              </w:rPr>
              <m:t>y</m:t>
            </m:r>
          </m:e>
        </m:d>
      </m:oMath>
      <w:r w:rsidR="00014F9F">
        <w:rPr>
          <w:rFonts w:eastAsiaTheme="minorEastAsia"/>
        </w:rPr>
        <w:t xml:space="preserve">. The steps </w:t>
      </w:r>
      <w:proofErr w:type="gramStart"/>
      <w:r w:rsidR="00014F9F">
        <w:rPr>
          <w:rFonts w:eastAsiaTheme="minorEastAsia"/>
        </w:rPr>
        <w:t>are</w:t>
      </w:r>
      <w:proofErr w:type="gramEnd"/>
    </w:p>
    <w:p w14:paraId="624A2CAF" w14:textId="2FC58512" w:rsidR="00014F9F" w:rsidRDefault="00014F9F" w:rsidP="00014F9F">
      <w:pPr>
        <w:pStyle w:val="ListParagraph"/>
        <w:numPr>
          <w:ilvl w:val="0"/>
          <w:numId w:val="7"/>
        </w:numPr>
        <w:rPr>
          <w:rFonts w:eastAsiaTheme="minorEastAsia"/>
        </w:rPr>
      </w:pPr>
      <w:r>
        <w:rPr>
          <w:rFonts w:eastAsiaTheme="minorEastAsia"/>
        </w:rPr>
        <w:t xml:space="preserve">Apply a projection matrix </w:t>
      </w:r>
      <w:r w:rsidRPr="00014F9F">
        <w:rPr>
          <w:rFonts w:eastAsiaTheme="minorEastAsia"/>
          <w:i/>
          <w:iCs/>
        </w:rPr>
        <w:t>P</w:t>
      </w:r>
      <w:r>
        <w:rPr>
          <w:rFonts w:eastAsiaTheme="minorEastAsia"/>
        </w:rPr>
        <w:t xml:space="preserve"> to our two data sets:  </w:t>
      </w:r>
      <m:oMath>
        <m:r>
          <w:rPr>
            <w:rFonts w:ascii="Cambria Math" w:eastAsiaTheme="minorEastAsia" w:hAnsi="Cambria Math"/>
          </w:rPr>
          <m:t>Y</m:t>
        </m:r>
        <m:r>
          <m:rPr>
            <m:nor/>
          </m:rPr>
          <w:rPr>
            <w:vertAlign w:val="subscript"/>
          </w:rPr>
          <m:t>1</m:t>
        </m:r>
        <m:r>
          <w:rPr>
            <w:rFonts w:ascii="Cambria Math" w:eastAsiaTheme="minorEastAsia" w:hAnsi="Cambria Math"/>
          </w:rPr>
          <m:t>=P</m:t>
        </m:r>
        <m:r>
          <w:rPr>
            <w:rFonts w:ascii="Cambria Math" w:hAnsi="Cambria Math"/>
          </w:rPr>
          <m:t>X</m:t>
        </m:r>
        <m:r>
          <m:rPr>
            <m:nor/>
          </m:rPr>
          <w:rPr>
            <w:vertAlign w:val="subscript"/>
          </w:rPr>
          <m:t>1</m:t>
        </m:r>
      </m:oMath>
      <w:r>
        <w:rPr>
          <w:rFonts w:eastAsiaTheme="minorEastAsia"/>
        </w:rPr>
        <w:t xml:space="preserve"> and </w:t>
      </w:r>
      <m:oMath>
        <m:r>
          <w:rPr>
            <w:rFonts w:ascii="Cambria Math" w:eastAsiaTheme="minorEastAsia" w:hAnsi="Cambria Math"/>
          </w:rPr>
          <m:t>Y</m:t>
        </m:r>
        <m:r>
          <m:rPr>
            <m:nor/>
          </m:rPr>
          <w:rPr>
            <w:vertAlign w:val="subscript"/>
          </w:rPr>
          <m:t>2</m:t>
        </m:r>
        <m:r>
          <w:rPr>
            <w:rFonts w:ascii="Cambria Math" w:eastAsiaTheme="minorEastAsia" w:hAnsi="Cambria Math"/>
          </w:rPr>
          <m:t>=P</m:t>
        </m:r>
        <m:r>
          <w:rPr>
            <w:rFonts w:ascii="Cambria Math" w:hAnsi="Cambria Math"/>
          </w:rPr>
          <m:t>X</m:t>
        </m:r>
        <m:r>
          <m:rPr>
            <m:nor/>
          </m:rPr>
          <w:rPr>
            <w:rFonts w:ascii="Cambria Math"/>
            <w:vertAlign w:val="subscript"/>
          </w:rPr>
          <m:t>2</m:t>
        </m:r>
      </m:oMath>
      <w:r>
        <w:rPr>
          <w:rFonts w:eastAsiaTheme="minorEastAsia"/>
        </w:rPr>
        <w:t>.</w:t>
      </w:r>
    </w:p>
    <w:p w14:paraId="214DC565" w14:textId="65E4976B" w:rsidR="00691630" w:rsidRPr="00DB210A" w:rsidRDefault="00DB210A" w:rsidP="007812FA">
      <w:pPr>
        <w:pStyle w:val="ListParagraph"/>
        <w:numPr>
          <w:ilvl w:val="0"/>
          <w:numId w:val="7"/>
        </w:numPr>
        <w:rPr>
          <w:rFonts w:eastAsiaTheme="minorEastAsia"/>
        </w:rPr>
      </w:pPr>
      <w:r>
        <w:rPr>
          <w:rFonts w:eastAsiaTheme="minorEastAsia"/>
        </w:rPr>
        <w:t xml:space="preserve">Calculate density estimators </w:t>
      </w:r>
      <w:r>
        <w:t xml:space="preserve"> </w:t>
      </w:r>
      <m:oMath>
        <m:acc>
          <m:accPr>
            <m:ctrlPr>
              <w:rPr>
                <w:rFonts w:ascii="Cambria Math" w:eastAsiaTheme="minorEastAsia" w:hAnsi="Cambria Math"/>
                <w:i/>
              </w:rPr>
            </m:ctrlPr>
          </m:accPr>
          <m:e>
            <m:r>
              <w:rPr>
                <w:rFonts w:ascii="Cambria Math" w:eastAsiaTheme="minorEastAsia" w:hAnsi="Cambria Math"/>
              </w:rPr>
              <m:t>f</m:t>
            </m:r>
          </m:e>
        </m:acc>
        <m:r>
          <m:rPr>
            <m:nor/>
          </m:rPr>
          <w:rPr>
            <w:vertAlign w:val="subscript"/>
          </w:rPr>
          <m:t>1</m:t>
        </m:r>
        <m:d>
          <m:dPr>
            <m:ctrlPr>
              <w:rPr>
                <w:rFonts w:ascii="Cambria Math" w:hAnsi="Cambria Math"/>
                <w:i/>
              </w:rPr>
            </m:ctrlPr>
          </m:dPr>
          <m:e>
            <m:r>
              <w:rPr>
                <w:rFonts w:ascii="Cambria Math" w:hAnsi="Cambria Math"/>
              </w:rPr>
              <m:t>y</m:t>
            </m:r>
          </m:e>
        </m:d>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f</m:t>
            </m:r>
          </m:e>
        </m:acc>
        <m:r>
          <m:rPr>
            <m:nor/>
          </m:rPr>
          <w:rPr>
            <w:vertAlign w:val="subscript"/>
          </w:rPr>
          <m:t>2</m:t>
        </m:r>
        <m:d>
          <m:dPr>
            <m:ctrlPr>
              <w:rPr>
                <w:rFonts w:ascii="Cambria Math" w:hAnsi="Cambria Math"/>
                <w:i/>
              </w:rPr>
            </m:ctrlPr>
          </m:dPr>
          <m:e>
            <m:r>
              <w:rPr>
                <w:rFonts w:ascii="Cambria Math" w:hAnsi="Cambria Math"/>
              </w:rPr>
              <m:t>y</m:t>
            </m:r>
          </m:e>
        </m:d>
      </m:oMath>
      <w:r>
        <w:rPr>
          <w:rFonts w:eastAsiaTheme="minorEastAsia"/>
        </w:rPr>
        <w:t xml:space="preserve"> from our projected data </w:t>
      </w:r>
      <m:oMath>
        <m:r>
          <w:rPr>
            <w:rFonts w:ascii="Cambria Math" w:eastAsiaTheme="minorEastAsia" w:hAnsi="Cambria Math"/>
          </w:rPr>
          <m:t>Y</m:t>
        </m:r>
        <w:proofErr w:type="gramStart"/>
        <m:r>
          <m:rPr>
            <m:nor/>
          </m:rPr>
          <w:rPr>
            <w:vertAlign w:val="subscript"/>
          </w:rPr>
          <m:t>1</m:t>
        </m:r>
      </m:oMath>
      <w:r>
        <w:rPr>
          <w:rFonts w:eastAsiaTheme="minorEastAsia"/>
          <w:vertAlign w:val="subscript"/>
        </w:rPr>
        <w:t xml:space="preserve"> </w:t>
      </w:r>
      <w:r>
        <w:rPr>
          <w:rFonts w:eastAsiaTheme="minorEastAsia"/>
        </w:rPr>
        <w:t>,</w:t>
      </w:r>
      <w:proofErr w:type="gramEnd"/>
      <w:r w:rsidR="00014F9F" w:rsidRPr="00DB210A">
        <w:rPr>
          <w:rFonts w:eastAsiaTheme="minorEastAsia"/>
        </w:rPr>
        <w:t xml:space="preserve"> </w:t>
      </w:r>
      <m:oMath>
        <m:r>
          <w:rPr>
            <w:rFonts w:ascii="Cambria Math" w:eastAsiaTheme="minorEastAsia" w:hAnsi="Cambria Math"/>
          </w:rPr>
          <m:t>Y</m:t>
        </m:r>
        <m:r>
          <m:rPr>
            <m:nor/>
          </m:rPr>
          <w:rPr>
            <w:rFonts w:ascii="Cambria Math"/>
            <w:vertAlign w:val="subscript"/>
          </w:rPr>
          <m:t>2</m:t>
        </m:r>
      </m:oMath>
      <w:r w:rsidRPr="00DB210A">
        <w:rPr>
          <w:rFonts w:eastAsiaTheme="minorEastAsia"/>
        </w:rPr>
        <w:t xml:space="preserve"> </w:t>
      </w:r>
      <w:r>
        <w:rPr>
          <w:rFonts w:eastAsiaTheme="minorEastAsia"/>
        </w:rPr>
        <w:t xml:space="preserve"> </w:t>
      </w:r>
      <w:r w:rsidRPr="00DB210A">
        <w:rPr>
          <w:rFonts w:eastAsiaTheme="minorEastAsia"/>
        </w:rPr>
        <w:t>and</w:t>
      </w:r>
      <w:r>
        <w:rPr>
          <w:rFonts w:eastAsiaTheme="minorEastAsia"/>
        </w:rPr>
        <w:t xml:space="preserve"> </w:t>
      </w:r>
      <w:ins w:id="292" w:author="Yajie Duan" w:date="2023-09-26T16:44:00Z">
        <w:r w:rsidR="00210E9A">
          <w:rPr>
            <w:rFonts w:eastAsiaTheme="minorEastAsia"/>
          </w:rPr>
          <w:t xml:space="preserve">the </w:t>
        </w:r>
      </w:ins>
      <w:ins w:id="293" w:author="Yajie Duan" w:date="2023-09-26T16:46:00Z">
        <w:r w:rsidR="00210E9A">
          <w:rPr>
            <w:rFonts w:eastAsiaTheme="minorEastAsia"/>
          </w:rPr>
          <w:t>combined</w:t>
        </w:r>
      </w:ins>
      <w:ins w:id="294" w:author="Yajie Duan" w:date="2023-09-26T16:44:00Z">
        <w:r w:rsidR="00210E9A">
          <w:rPr>
            <w:rFonts w:eastAsiaTheme="minorEastAsia"/>
          </w:rPr>
          <w:t xml:space="preserve"> density</w:t>
        </w:r>
      </w:ins>
      <w:ins w:id="295" w:author="Yajie Duan" w:date="2023-09-26T16:45:00Z">
        <w:r w:rsidR="00210E9A">
          <w:rPr>
            <w:rFonts w:eastAsiaTheme="minorEastAsia"/>
          </w:rPr>
          <w:t xml:space="preserve"> </w:t>
        </w:r>
      </w:ins>
      <m:oMath>
        <m:acc>
          <m:accPr>
            <m:ctrlPr>
              <w:ins w:id="296" w:author="Yajie Duan" w:date="2023-09-26T16:45:00Z">
                <w:rPr>
                  <w:rFonts w:ascii="Cambria Math" w:eastAsiaTheme="minorEastAsia" w:hAnsi="Cambria Math"/>
                  <w:i/>
                </w:rPr>
              </w:ins>
            </m:ctrlPr>
          </m:accPr>
          <m:e>
            <m:r>
              <w:ins w:id="297" w:author="Yajie Duan" w:date="2023-09-26T16:45:00Z">
                <w:rPr>
                  <w:rFonts w:ascii="Cambria Math" w:eastAsiaTheme="minorEastAsia" w:hAnsi="Cambria Math"/>
                </w:rPr>
                <m:t>f</m:t>
              </w:ins>
            </m:r>
          </m:e>
        </m:acc>
        <m:d>
          <m:dPr>
            <m:ctrlPr>
              <w:ins w:id="298" w:author="Yajie Duan" w:date="2023-09-26T16:45:00Z">
                <w:rPr>
                  <w:rFonts w:ascii="Cambria Math" w:hAnsi="Cambria Math"/>
                  <w:i/>
                </w:rPr>
              </w:ins>
            </m:ctrlPr>
          </m:dPr>
          <m:e>
            <m:r>
              <w:ins w:id="299" w:author="Yajie Duan" w:date="2023-09-26T16:45:00Z">
                <w:rPr>
                  <w:rFonts w:ascii="Cambria Math" w:hAnsi="Cambria Math"/>
                </w:rPr>
                <m:t>y</m:t>
              </w:ins>
            </m:r>
          </m:e>
        </m:d>
        <m:r>
          <w:ins w:id="300" w:author="Yajie Duan" w:date="2023-09-26T16:45:00Z">
            <w:rPr>
              <w:rFonts w:ascii="Cambria Math" w:hAnsi="Cambria Math"/>
            </w:rPr>
            <m:t xml:space="preserve"> </m:t>
          </w:ins>
        </m:r>
      </m:oMath>
      <w:ins w:id="301" w:author="Yajie Duan" w:date="2023-09-26T16:45:00Z">
        <w:r w:rsidR="00210E9A">
          <w:rPr>
            <w:rFonts w:eastAsiaTheme="minorEastAsia"/>
          </w:rPr>
          <w:t>from</w:t>
        </w:r>
      </w:ins>
      <w:ins w:id="302" w:author="Yajie Duan" w:date="2023-09-26T16:46:00Z">
        <w:r w:rsidR="00210E9A">
          <w:rPr>
            <w:rFonts w:eastAsiaTheme="minorEastAsia"/>
          </w:rPr>
          <w:t xml:space="preserve"> </w:t>
        </w:r>
      </w:ins>
      <w:del w:id="303" w:author="Yajie Duan" w:date="2023-09-26T16:44:00Z">
        <w:r w:rsidDel="00210E9A">
          <w:rPr>
            <w:rFonts w:eastAsiaTheme="minorEastAsia"/>
          </w:rPr>
          <w:delText>their average</w:delText>
        </w:r>
      </w:del>
      <w:ins w:id="304" w:author="Yajie Duan" w:date="2023-09-26T16:46:00Z">
        <w:r w:rsidR="00210E9A">
          <w:rPr>
            <w:rFonts w:eastAsiaTheme="minorEastAsia"/>
          </w:rPr>
          <w:t>their average or combined projected data</w:t>
        </w:r>
      </w:ins>
      <w:ins w:id="305" w:author="Yajie Duan" w:date="2023-09-26T16:47:00Z">
        <w:r w:rsidR="00210E9A">
          <w:rPr>
            <w:rFonts w:eastAsiaTheme="minorEastAsia"/>
          </w:rPr>
          <w:t>.</w:t>
        </w:r>
      </w:ins>
      <w:del w:id="306" w:author="Yajie Duan" w:date="2023-09-26T16:46:00Z">
        <w:r w:rsidDel="00210E9A">
          <w:rPr>
            <w:rFonts w:eastAsiaTheme="minorEastAsia"/>
          </w:rPr>
          <w:delText xml:space="preserve"> </w:delText>
        </w:r>
      </w:del>
      <m:oMath>
        <m:acc>
          <m:accPr>
            <m:ctrlPr>
              <w:del w:id="307" w:author="Yajie Duan" w:date="2023-09-26T16:45:00Z">
                <w:rPr>
                  <w:rFonts w:ascii="Cambria Math" w:eastAsiaTheme="minorEastAsia" w:hAnsi="Cambria Math"/>
                  <w:i/>
                </w:rPr>
              </w:del>
            </m:ctrlPr>
          </m:accPr>
          <m:e>
            <m:r>
              <w:del w:id="308" w:author="Yajie Duan" w:date="2023-09-26T16:45:00Z">
                <w:rPr>
                  <w:rFonts w:ascii="Cambria Math" w:eastAsiaTheme="minorEastAsia" w:hAnsi="Cambria Math"/>
                </w:rPr>
                <m:t>f</m:t>
              </w:del>
            </m:r>
          </m:e>
        </m:acc>
        <m:d>
          <m:dPr>
            <m:ctrlPr>
              <w:del w:id="309" w:author="Yajie Duan" w:date="2023-09-26T16:45:00Z">
                <w:rPr>
                  <w:rFonts w:ascii="Cambria Math" w:hAnsi="Cambria Math"/>
                  <w:i/>
                </w:rPr>
              </w:del>
            </m:ctrlPr>
          </m:dPr>
          <m:e>
            <m:r>
              <w:del w:id="310" w:author="Yajie Duan" w:date="2023-09-26T16:45:00Z">
                <w:rPr>
                  <w:rFonts w:ascii="Cambria Math" w:hAnsi="Cambria Math"/>
                </w:rPr>
                <m:t>y</m:t>
              </w:del>
            </m:r>
          </m:e>
        </m:d>
        <m:r>
          <w:del w:id="311" w:author="Yajie Duan" w:date="2023-09-26T16:44:00Z">
            <w:rPr>
              <w:rFonts w:ascii="Cambria Math" w:hAnsi="Cambria Math"/>
            </w:rPr>
            <m:t>.</m:t>
          </w:del>
        </m:r>
      </m:oMath>
    </w:p>
    <w:p w14:paraId="581AEAE5" w14:textId="695D6961" w:rsidR="00DB210A" w:rsidRDefault="00DB210A" w:rsidP="007812FA">
      <w:pPr>
        <w:pStyle w:val="ListParagraph"/>
        <w:numPr>
          <w:ilvl w:val="0"/>
          <w:numId w:val="7"/>
        </w:numPr>
        <w:rPr>
          <w:rFonts w:eastAsiaTheme="minorEastAsia"/>
        </w:rPr>
      </w:pPr>
      <w:r>
        <w:rPr>
          <w:rFonts w:eastAsiaTheme="minorEastAsia"/>
        </w:rPr>
        <w:t xml:space="preserve">Calculate the index </w:t>
      </w:r>
      <m:oMath>
        <m:sSup>
          <m:sSupPr>
            <m:ctrlPr>
              <w:rPr>
                <w:rFonts w:ascii="Cambria Math" w:hAnsi="Cambria Math"/>
                <w:i/>
              </w:rPr>
            </m:ctrlPr>
          </m:sSupPr>
          <m:e>
            <m:r>
              <w:rPr>
                <w:rFonts w:ascii="Cambria Math" w:hAnsi="Cambria Math"/>
              </w:rPr>
              <m:t>I</m:t>
            </m:r>
          </m:e>
          <m:sup>
            <m:r>
              <w:rPr>
                <w:rFonts w:ascii="Cambria Math" w:hAnsi="Cambria Math"/>
              </w:rPr>
              <m:t>dH</m:t>
            </m:r>
          </m:sup>
        </m:sSup>
      </m:oMath>
      <w:r>
        <w:rPr>
          <w:rFonts w:eastAsiaTheme="minorEastAsia"/>
        </w:rPr>
        <w:t xml:space="preserve"> for projection P using </w:t>
      </w:r>
      <w:r>
        <w:t xml:space="preserve"> </w:t>
      </w:r>
      <m:oMath>
        <m:acc>
          <m:accPr>
            <m:ctrlPr>
              <w:rPr>
                <w:rFonts w:ascii="Cambria Math" w:eastAsiaTheme="minorEastAsia" w:hAnsi="Cambria Math"/>
                <w:i/>
              </w:rPr>
            </m:ctrlPr>
          </m:accPr>
          <m:e>
            <m:r>
              <w:rPr>
                <w:rFonts w:ascii="Cambria Math" w:eastAsiaTheme="minorEastAsia" w:hAnsi="Cambria Math"/>
              </w:rPr>
              <m:t>f</m:t>
            </m:r>
          </m:e>
        </m:acc>
        <m:r>
          <m:rPr>
            <m:nor/>
          </m:rPr>
          <w:rPr>
            <w:vertAlign w:val="subscript"/>
          </w:rPr>
          <m:t>1</m:t>
        </m:r>
        <m:d>
          <m:dPr>
            <m:ctrlPr>
              <w:rPr>
                <w:rFonts w:ascii="Cambria Math" w:hAnsi="Cambria Math"/>
                <w:i/>
              </w:rPr>
            </m:ctrlPr>
          </m:dPr>
          <m:e>
            <m:r>
              <w:rPr>
                <w:rFonts w:ascii="Cambria Math" w:hAnsi="Cambria Math"/>
              </w:rPr>
              <m:t>y</m:t>
            </m:r>
          </m:e>
        </m:d>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f</m:t>
            </m:r>
          </m:e>
        </m:acc>
        <m:r>
          <m:rPr>
            <m:nor/>
          </m:rPr>
          <w:rPr>
            <w:vertAlign w:val="subscript"/>
          </w:rPr>
          <m:t>2</m:t>
        </m:r>
        <m:d>
          <m:dPr>
            <m:ctrlPr>
              <w:rPr>
                <w:rFonts w:ascii="Cambria Math" w:hAnsi="Cambria Math"/>
                <w:i/>
              </w:rPr>
            </m:ctrlPr>
          </m:dPr>
          <m:e>
            <m:r>
              <w:rPr>
                <w:rFonts w:ascii="Cambria Math" w:hAnsi="Cambria Math"/>
              </w:rPr>
              <m:t>y</m:t>
            </m:r>
          </m:e>
        </m:d>
        <m:r>
          <w:rPr>
            <w:rFonts w:ascii="Cambria Math" w:hAnsi="Cambria Math"/>
          </w:rPr>
          <m:t xml:space="preserve"> and </m:t>
        </m:r>
      </m:oMath>
      <w:r>
        <w:rPr>
          <w:rFonts w:eastAsiaTheme="minorEastAsia"/>
        </w:rPr>
        <w:t>.</w:t>
      </w:r>
    </w:p>
    <w:p w14:paraId="6A412D01" w14:textId="4B916FBB" w:rsidR="00DB210A" w:rsidRPr="00DB210A" w:rsidRDefault="00DB210A" w:rsidP="00DB210A">
      <w:pPr>
        <w:pStyle w:val="ListParagraph"/>
        <w:numPr>
          <w:ilvl w:val="0"/>
          <w:numId w:val="7"/>
        </w:numPr>
        <w:rPr>
          <w:rFonts w:eastAsiaTheme="minorEastAsia"/>
        </w:rPr>
      </w:pPr>
      <w:r>
        <w:rPr>
          <w:rFonts w:eastAsiaTheme="minorEastAsia"/>
        </w:rPr>
        <w:t>Repeat step (</w:t>
      </w:r>
      <w:proofErr w:type="spellStart"/>
      <w:r>
        <w:rPr>
          <w:rFonts w:eastAsiaTheme="minorEastAsia"/>
        </w:rPr>
        <w:t>i</w:t>
      </w:r>
      <w:proofErr w:type="spellEnd"/>
      <w:r>
        <w:rPr>
          <w:rFonts w:eastAsiaTheme="minorEastAsia"/>
        </w:rPr>
        <w:t>)-(iii) t</w:t>
      </w:r>
      <w:r>
        <w:t xml:space="preserve">o maximize </w:t>
      </w:r>
      <m:oMath>
        <m:sSup>
          <m:sSupPr>
            <m:ctrlPr>
              <w:rPr>
                <w:rFonts w:ascii="Cambria Math" w:hAnsi="Cambria Math"/>
                <w:i/>
              </w:rPr>
            </m:ctrlPr>
          </m:sSupPr>
          <m:e>
            <m:r>
              <w:rPr>
                <w:rFonts w:ascii="Cambria Math" w:hAnsi="Cambria Math"/>
              </w:rPr>
              <m:t>I</m:t>
            </m:r>
          </m:e>
          <m:sup>
            <m:r>
              <w:rPr>
                <w:rFonts w:ascii="Cambria Math" w:hAnsi="Cambria Math"/>
              </w:rPr>
              <m:t>dH</m:t>
            </m:r>
          </m:sup>
        </m:sSup>
      </m:oMath>
      <w:r>
        <w:rPr>
          <w:rFonts w:eastAsiaTheme="minorEastAsia"/>
        </w:rPr>
        <w:t xml:space="preserve"> o</w:t>
      </w:r>
      <w:r>
        <w:t>ver all projections P.</w:t>
      </w:r>
    </w:p>
    <w:p w14:paraId="40268CF5" w14:textId="05FA87C8" w:rsidR="00C86FA0" w:rsidRDefault="00C618C5" w:rsidP="007812FA">
      <w:pPr>
        <w:rPr>
          <w:rFonts w:ascii="Times New Roman" w:hAnsi="Times New Roman" w:cs="Times New Roman"/>
          <w:sz w:val="24"/>
          <w:szCs w:val="24"/>
        </w:rPr>
      </w:pPr>
      <w:r>
        <w:rPr>
          <w:rFonts w:ascii="Times New Roman" w:hAnsi="Times New Roman" w:cs="Times New Roman"/>
          <w:sz w:val="24"/>
          <w:szCs w:val="24"/>
        </w:rPr>
        <w:t xml:space="preserve">This procedure usually finds a local maximum, so it needs to be repeated a few times with different initial </w:t>
      </w:r>
      <w:proofErr w:type="gramStart"/>
      <w:r>
        <w:rPr>
          <w:rFonts w:ascii="Times New Roman" w:hAnsi="Times New Roman" w:cs="Times New Roman"/>
          <w:sz w:val="24"/>
          <w:szCs w:val="24"/>
        </w:rPr>
        <w:t>P’s</w:t>
      </w:r>
      <w:proofErr w:type="gramEnd"/>
      <w:r>
        <w:rPr>
          <w:rFonts w:ascii="Times New Roman" w:hAnsi="Times New Roman" w:cs="Times New Roman"/>
          <w:sz w:val="24"/>
          <w:szCs w:val="24"/>
        </w:rPr>
        <w:t xml:space="preserve"> to obtain some good local maxima. Usually, we will obtain 3 or 4 local maxima projections.</w:t>
      </w:r>
    </w:p>
    <w:p w14:paraId="42DA3DA8" w14:textId="77777777" w:rsidR="00CF396A" w:rsidRDefault="00C618C5" w:rsidP="007812FA">
      <w:pPr>
        <w:rPr>
          <w:rFonts w:ascii="Times New Roman" w:hAnsi="Times New Roman" w:cs="Times New Roman"/>
          <w:sz w:val="24"/>
          <w:szCs w:val="24"/>
        </w:rPr>
      </w:pPr>
      <w:r>
        <w:rPr>
          <w:rFonts w:ascii="Times New Roman" w:hAnsi="Times New Roman" w:cs="Times New Roman"/>
          <w:sz w:val="24"/>
          <w:szCs w:val="24"/>
        </w:rPr>
        <w:t xml:space="preserve">When we want to compare </w:t>
      </w:r>
      <w:r w:rsidRPr="00C618C5">
        <w:rPr>
          <w:rFonts w:ascii="Times New Roman" w:hAnsi="Times New Roman" w:cs="Times New Roman"/>
          <w:i/>
          <w:iCs/>
          <w:sz w:val="24"/>
          <w:szCs w:val="24"/>
        </w:rPr>
        <w:t>k</w:t>
      </w:r>
      <w:r>
        <w:rPr>
          <w:rFonts w:ascii="Times New Roman" w:hAnsi="Times New Roman" w:cs="Times New Roman"/>
          <w:sz w:val="24"/>
          <w:szCs w:val="24"/>
        </w:rPr>
        <w:t xml:space="preserve"> &gt;2 samples we require to evaluate </w:t>
      </w:r>
      <w:r w:rsidRPr="00C618C5">
        <w:rPr>
          <w:rFonts w:ascii="Times New Roman" w:hAnsi="Times New Roman" w:cs="Times New Roman"/>
          <w:i/>
          <w:iCs/>
          <w:sz w:val="24"/>
          <w:szCs w:val="24"/>
        </w:rPr>
        <w:t>k</w:t>
      </w:r>
      <w:r w:rsidRPr="00C618C5">
        <w:rPr>
          <w:rFonts w:ascii="Times New Roman" w:hAnsi="Times New Roman" w:cs="Times New Roman"/>
          <w:sz w:val="24"/>
          <w:szCs w:val="24"/>
        </w:rPr>
        <w:t>(</w:t>
      </w:r>
      <w:r w:rsidRPr="00C618C5">
        <w:rPr>
          <w:rFonts w:ascii="Times New Roman" w:hAnsi="Times New Roman" w:cs="Times New Roman"/>
          <w:i/>
          <w:iCs/>
          <w:sz w:val="24"/>
          <w:szCs w:val="24"/>
        </w:rPr>
        <w:t>k</w:t>
      </w:r>
      <w:r w:rsidRPr="00C618C5">
        <w:rPr>
          <w:rFonts w:ascii="Times New Roman" w:hAnsi="Times New Roman" w:cs="Times New Roman"/>
          <w:sz w:val="24"/>
          <w:szCs w:val="24"/>
        </w:rPr>
        <w:t>-1)</w:t>
      </w:r>
      <w:r>
        <w:rPr>
          <w:rFonts w:ascii="Times New Roman" w:hAnsi="Times New Roman" w:cs="Times New Roman"/>
          <w:sz w:val="24"/>
          <w:szCs w:val="24"/>
        </w:rPr>
        <w:t>/2 integrals</w:t>
      </w:r>
      <w:r w:rsidR="008534CF">
        <w:rPr>
          <w:rFonts w:ascii="Times New Roman" w:hAnsi="Times New Roman" w:cs="Times New Roman"/>
          <w:sz w:val="24"/>
          <w:szCs w:val="24"/>
        </w:rPr>
        <w:t xml:space="preserve">. But in </w:t>
      </w:r>
      <w:proofErr w:type="spellStart"/>
      <w:r w:rsidR="008534CF">
        <w:rPr>
          <w:rFonts w:ascii="Times New Roman" w:hAnsi="Times New Roman" w:cs="Times New Roman"/>
          <w:sz w:val="24"/>
          <w:szCs w:val="24"/>
        </w:rPr>
        <w:t>Weigle</w:t>
      </w:r>
      <w:proofErr w:type="spellEnd"/>
      <w:r w:rsidR="008534CF">
        <w:rPr>
          <w:rFonts w:ascii="Times New Roman" w:hAnsi="Times New Roman" w:cs="Times New Roman"/>
          <w:sz w:val="24"/>
          <w:szCs w:val="24"/>
        </w:rPr>
        <w:t xml:space="preserve"> </w:t>
      </w:r>
      <w:proofErr w:type="spellStart"/>
      <w:proofErr w:type="gramStart"/>
      <w:r w:rsidR="008534CF">
        <w:rPr>
          <w:rFonts w:ascii="Times New Roman" w:hAnsi="Times New Roman" w:cs="Times New Roman"/>
          <w:sz w:val="24"/>
          <w:szCs w:val="24"/>
        </w:rPr>
        <w:t>e.a.</w:t>
      </w:r>
      <w:proofErr w:type="spellEnd"/>
      <w:r w:rsidR="008534CF">
        <w:rPr>
          <w:rFonts w:ascii="Times New Roman" w:hAnsi="Times New Roman" w:cs="Times New Roman"/>
          <w:sz w:val="24"/>
          <w:szCs w:val="24"/>
        </w:rPr>
        <w:t>(</w:t>
      </w:r>
      <w:proofErr w:type="gramEnd"/>
      <w:r w:rsidR="008534CF">
        <w:rPr>
          <w:rFonts w:ascii="Times New Roman" w:hAnsi="Times New Roman" w:cs="Times New Roman"/>
          <w:sz w:val="24"/>
          <w:szCs w:val="24"/>
        </w:rPr>
        <w:t>2023) it was shown that</w:t>
      </w:r>
    </w:p>
    <w:p w14:paraId="3BF7B32D" w14:textId="28A19AEB" w:rsidR="00CF396A" w:rsidRDefault="00000000" w:rsidP="00CF396A">
      <w:pPr>
        <w:jc w:val="center"/>
        <w:rPr>
          <w:rFonts w:ascii="Times New Roman" w:eastAsiaTheme="minorEastAsia" w:hAnsi="Times New Roman" w:cs="Times New Roman"/>
        </w:rPr>
      </w:pPr>
      <m:oMath>
        <m:nary>
          <m:naryPr>
            <m:chr m:val="∑"/>
            <m:limLoc m:val="subSup"/>
            <m:supHide m:val="1"/>
            <m:ctrlPr>
              <w:rPr>
                <w:rFonts w:ascii="Cambria Math" w:eastAsiaTheme="minorEastAsia" w:hAnsi="Cambria Math"/>
                <w:i/>
              </w:rPr>
            </m:ctrlPr>
          </m:naryPr>
          <m:sub>
            <m:r>
              <w:rPr>
                <w:rFonts w:ascii="Cambria Math" w:eastAsiaTheme="minorEastAsia" w:hAnsi="Cambria Math"/>
              </w:rPr>
              <m:t>i&lt;j</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hAnsi="Cambria Math"/>
              </w:rPr>
              <m:t>(</m:t>
            </m:r>
            <m:acc>
              <m:accPr>
                <m:ctrlPr>
                  <w:rPr>
                    <w:rFonts w:ascii="Cambria Math" w:eastAsiaTheme="minorEastAsia" w:hAnsi="Cambria Math"/>
                    <w:i/>
                  </w:rPr>
                </m:ctrlPr>
              </m:accPr>
              <m:e>
                <m:r>
                  <w:rPr>
                    <w:rFonts w:ascii="Cambria Math" w:eastAsiaTheme="minorEastAsia" w:hAnsi="Cambria Math"/>
                  </w:rPr>
                  <m:t>f</m:t>
                </m:r>
              </m:e>
            </m:acc>
            <m:r>
              <m:rPr>
                <m:nor/>
              </m:rPr>
              <w:rPr>
                <w:rFonts w:ascii="Cambria Math"/>
                <w:vertAlign w:val="subscript"/>
              </w:rPr>
              <m:t>i</m:t>
            </m:r>
            <m:r>
              <w:rPr>
                <w:rFonts w:ascii="Cambria Math" w:hAnsi="Cambria Math"/>
              </w:rPr>
              <m:t>,</m:t>
            </m:r>
            <m:acc>
              <m:accPr>
                <m:ctrlPr>
                  <w:rPr>
                    <w:rFonts w:ascii="Cambria Math" w:eastAsiaTheme="minorEastAsia" w:hAnsi="Cambria Math"/>
                    <w:i/>
                  </w:rPr>
                </m:ctrlPr>
              </m:accPr>
              <m:e>
                <m:r>
                  <w:rPr>
                    <w:rFonts w:ascii="Cambria Math" w:eastAsiaTheme="minorEastAsia" w:hAnsi="Cambria Math"/>
                  </w:rPr>
                  <m:t>f</m:t>
                </m:r>
              </m:e>
            </m:acc>
            <m:r>
              <m:rPr>
                <m:nor/>
              </m:rPr>
              <w:rPr>
                <w:rFonts w:ascii="Cambria Math"/>
                <w:vertAlign w:val="subscript"/>
              </w:rPr>
              <m:t>j</m:t>
            </m:r>
            <m:r>
              <w:rPr>
                <w:rFonts w:ascii="Cambria Math" w:hAnsi="Cambria Math"/>
              </w:rPr>
              <m:t>)</m:t>
            </m:r>
          </m:e>
        </m:nary>
      </m:oMath>
      <w:r w:rsidR="008534CF">
        <w:rPr>
          <w:rFonts w:ascii="Times New Roman" w:eastAsiaTheme="minorEastAsia" w:hAnsi="Times New Roman" w:cs="Times New Roman"/>
        </w:rPr>
        <w:t xml:space="preserve">=c </w:t>
      </w:r>
      <m:oMath>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hAnsi="Cambria Math"/>
              </w:rPr>
              <m:t>(</m:t>
            </m:r>
            <m:acc>
              <m:accPr>
                <m:ctrlPr>
                  <w:rPr>
                    <w:rFonts w:ascii="Cambria Math" w:eastAsiaTheme="minorEastAsia" w:hAnsi="Cambria Math"/>
                    <w:i/>
                  </w:rPr>
                </m:ctrlPr>
              </m:accPr>
              <m:e>
                <m:r>
                  <w:rPr>
                    <w:rFonts w:ascii="Cambria Math" w:eastAsiaTheme="minorEastAsia" w:hAnsi="Cambria Math"/>
                  </w:rPr>
                  <m:t>f</m:t>
                </m:r>
              </m:e>
            </m:acc>
            <m:r>
              <m:rPr>
                <m:nor/>
              </m:rPr>
              <w:rPr>
                <w:rFonts w:ascii="Cambria Math"/>
                <w:vertAlign w:val="subscript"/>
              </w:rPr>
              <m:t>i</m:t>
            </m:r>
            <m:r>
              <w:rPr>
                <w:rFonts w:ascii="Cambria Math" w:hAnsi="Cambria Math"/>
              </w:rPr>
              <m:t>,</m:t>
            </m:r>
            <m:acc>
              <m:accPr>
                <m:ctrlPr>
                  <w:rPr>
                    <w:rFonts w:ascii="Cambria Math" w:eastAsiaTheme="minorEastAsia" w:hAnsi="Cambria Math"/>
                    <w:i/>
                  </w:rPr>
                </m:ctrlPr>
              </m:accPr>
              <m:e>
                <m:r>
                  <w:rPr>
                    <w:rFonts w:ascii="Cambria Math" w:eastAsiaTheme="minorEastAsia" w:hAnsi="Cambria Math"/>
                  </w:rPr>
                  <m:t>f</m:t>
                </m:r>
              </m:e>
            </m:acc>
            <m:r>
              <w:rPr>
                <w:rFonts w:ascii="Cambria Math" w:hAnsi="Cambria Math"/>
              </w:rPr>
              <m:t>)</m:t>
            </m:r>
          </m:e>
        </m:nary>
      </m:oMath>
      <w:r w:rsidR="008534CF">
        <w:rPr>
          <w:rFonts w:ascii="Times New Roman" w:eastAsiaTheme="minorEastAsia" w:hAnsi="Times New Roman" w:cs="Times New Roman"/>
        </w:rPr>
        <w:t>,</w:t>
      </w:r>
    </w:p>
    <w:p w14:paraId="51D19592" w14:textId="0E2932E8" w:rsidR="00210E9A" w:rsidRDefault="008534CF" w:rsidP="007812FA">
      <w:pPr>
        <w:rPr>
          <w:ins w:id="312" w:author="Yajie Duan" w:date="2023-09-26T16:47:00Z"/>
          <w:rFonts w:ascii="Times New Roman" w:eastAsiaTheme="minorEastAsia" w:hAnsi="Times New Roman" w:cs="Times New Roman"/>
        </w:rPr>
      </w:pPr>
      <w:r>
        <w:rPr>
          <w:rFonts w:ascii="Times New Roman" w:eastAsiaTheme="minorEastAsia" w:hAnsi="Times New Roman" w:cs="Times New Roman"/>
        </w:rPr>
        <w:t xml:space="preserve"> which requires to evaluate only </w:t>
      </w:r>
      <w:r w:rsidRPr="008534CF">
        <w:rPr>
          <w:rFonts w:ascii="Times New Roman" w:eastAsiaTheme="minorEastAsia" w:hAnsi="Times New Roman" w:cs="Times New Roman"/>
          <w:i/>
          <w:iCs/>
        </w:rPr>
        <w:t>k</w:t>
      </w:r>
      <w:r>
        <w:rPr>
          <w:rFonts w:ascii="Times New Roman" w:eastAsiaTheme="minorEastAsia" w:hAnsi="Times New Roman" w:cs="Times New Roman"/>
          <w:i/>
          <w:iCs/>
        </w:rPr>
        <w:t xml:space="preserve"> </w:t>
      </w:r>
      <w:r>
        <w:rPr>
          <w:rFonts w:ascii="Times New Roman" w:eastAsiaTheme="minorEastAsia" w:hAnsi="Times New Roman" w:cs="Times New Roman"/>
        </w:rPr>
        <w:t xml:space="preserve">integrals. </w:t>
      </w:r>
      <w:proofErr w:type="gramStart"/>
      <w:r>
        <w:rPr>
          <w:rFonts w:ascii="Times New Roman" w:eastAsiaTheme="minorEastAsia" w:hAnsi="Times New Roman" w:cs="Times New Roman"/>
        </w:rPr>
        <w:t>Therefore</w:t>
      </w:r>
      <w:proofErr w:type="gramEnd"/>
      <w:r>
        <w:rPr>
          <w:rFonts w:ascii="Times New Roman" w:eastAsiaTheme="minorEastAsia" w:hAnsi="Times New Roman" w:cs="Times New Roman"/>
        </w:rPr>
        <w:t xml:space="preserve"> </w:t>
      </w:r>
      <w:r w:rsidR="00CF3C14">
        <w:rPr>
          <w:rFonts w:ascii="Times New Roman" w:eastAsiaTheme="minorEastAsia" w:hAnsi="Times New Roman" w:cs="Times New Roman"/>
        </w:rPr>
        <w:t>the</w:t>
      </w:r>
      <w:r>
        <w:rPr>
          <w:rFonts w:ascii="Times New Roman" w:eastAsiaTheme="minorEastAsia" w:hAnsi="Times New Roman" w:cs="Times New Roman"/>
        </w:rPr>
        <w:t xml:space="preserve"> algorithm to find the optimal </w:t>
      </w:r>
      <w:r w:rsidR="00CF3C14">
        <w:rPr>
          <w:rFonts w:ascii="Times New Roman" w:eastAsiaTheme="minorEastAsia" w:hAnsi="Times New Roman" w:cs="Times New Roman"/>
        </w:rPr>
        <w:t xml:space="preserve">projection for the difference between two groups can be extended to </w:t>
      </w:r>
      <w:r w:rsidR="00CF3C14" w:rsidRPr="00CF3C14">
        <w:rPr>
          <w:rFonts w:ascii="Times New Roman" w:eastAsiaTheme="minorEastAsia" w:hAnsi="Times New Roman" w:cs="Times New Roman"/>
          <w:i/>
          <w:iCs/>
        </w:rPr>
        <w:t>k</w:t>
      </w:r>
      <w:r w:rsidR="00CF3C14">
        <w:rPr>
          <w:rFonts w:ascii="Times New Roman" w:eastAsiaTheme="minorEastAsia" w:hAnsi="Times New Roman" w:cs="Times New Roman"/>
        </w:rPr>
        <w:t xml:space="preserve"> groups.</w:t>
      </w:r>
    </w:p>
    <w:p w14:paraId="4DD80BFF" w14:textId="66E49530" w:rsidR="00210E9A" w:rsidRPr="00631C41" w:rsidRDefault="00210E9A" w:rsidP="007812FA">
      <w:pPr>
        <w:rPr>
          <w:ins w:id="313" w:author="Yajie Duan" w:date="2023-09-26T16:59:00Z"/>
          <w:rFonts w:ascii="Times New Roman" w:eastAsiaTheme="minorEastAsia" w:hAnsi="Times New Roman" w:cs="Times New Roman"/>
        </w:rPr>
      </w:pPr>
      <w:ins w:id="314" w:author="Yajie Duan" w:date="2023-09-26T16:47:00Z">
        <w:r>
          <w:rPr>
            <w:rFonts w:ascii="Times New Roman" w:eastAsiaTheme="minorEastAsia" w:hAnsi="Times New Roman" w:cs="Times New Roman"/>
          </w:rPr>
          <w:t xml:space="preserve">Based </w:t>
        </w:r>
        <w:r w:rsidRPr="003C37DC">
          <w:rPr>
            <w:rFonts w:ascii="Times New Roman" w:eastAsiaTheme="minorEastAsia" w:hAnsi="Times New Roman" w:cs="Times New Roman"/>
          </w:rPr>
          <w:t xml:space="preserve">on the new </w:t>
        </w:r>
      </w:ins>
      <w:ins w:id="315" w:author="Yajie Duan" w:date="2023-09-26T16:52:00Z">
        <w:r w:rsidRPr="003C37DC">
          <w:rPr>
            <w:rFonts w:ascii="Times New Roman" w:eastAsiaTheme="minorEastAsia" w:hAnsi="Times New Roman" w:cs="Times New Roman"/>
          </w:rPr>
          <w:t>Natur</w:t>
        </w:r>
      </w:ins>
      <w:ins w:id="316" w:author="Mahan Dastgiri" w:date="2023-09-27T10:27:00Z">
        <w:r w:rsidR="00726E0C">
          <w:rPr>
            <w:rFonts w:ascii="Times New Roman" w:eastAsiaTheme="minorEastAsia" w:hAnsi="Times New Roman" w:cs="Times New Roman"/>
          </w:rPr>
          <w:t>al</w:t>
        </w:r>
      </w:ins>
      <w:ins w:id="317" w:author="Yajie Duan" w:date="2023-09-26T16:52:00Z">
        <w:del w:id="318" w:author="Mahan Dastgiri" w:date="2023-09-27T10:27:00Z">
          <w:r w:rsidRPr="003C37DC" w:rsidDel="00726E0C">
            <w:rPr>
              <w:rFonts w:ascii="Times New Roman" w:eastAsiaTheme="minorEastAsia" w:hAnsi="Times New Roman" w:cs="Times New Roman"/>
            </w:rPr>
            <w:delText>e</w:delText>
          </w:r>
        </w:del>
        <w:r w:rsidRPr="003C37DC">
          <w:rPr>
            <w:rFonts w:ascii="Times New Roman" w:eastAsiaTheme="minorEastAsia" w:hAnsi="Times New Roman" w:cs="Times New Roman"/>
          </w:rPr>
          <w:t xml:space="preserve"> Hermite</w:t>
        </w:r>
      </w:ins>
      <w:ins w:id="319" w:author="Yajie Duan" w:date="2023-09-26T16:47:00Z">
        <w:r w:rsidRPr="003C37DC">
          <w:rPr>
            <w:rFonts w:ascii="Times New Roman" w:eastAsiaTheme="minorEastAsia" w:hAnsi="Times New Roman" w:cs="Times New Roman"/>
          </w:rPr>
          <w:t xml:space="preserve"> index for big data prop</w:t>
        </w:r>
      </w:ins>
      <w:ins w:id="320" w:author="Yajie Duan" w:date="2023-09-26T16:48:00Z">
        <w:r w:rsidRPr="003C37DC">
          <w:rPr>
            <w:rFonts w:ascii="Times New Roman" w:eastAsiaTheme="minorEastAsia" w:hAnsi="Times New Roman" w:cs="Times New Roman"/>
          </w:rPr>
          <w:t xml:space="preserve">osed by Duan et al., </w:t>
        </w:r>
      </w:ins>
      <w:ins w:id="321" w:author="Yajie Duan" w:date="2023-09-26T16:53:00Z">
        <w:r w:rsidR="003C37DC" w:rsidRPr="003C37DC">
          <w:rPr>
            <w:rFonts w:ascii="Times New Roman" w:eastAsiaTheme="minorEastAsia" w:hAnsi="Times New Roman" w:cs="Times New Roman"/>
          </w:rPr>
          <w:t xml:space="preserve">the </w:t>
        </w:r>
      </w:ins>
      <w:ins w:id="322" w:author="Yajie Duan" w:date="2023-09-26T16:54:00Z">
        <w:r w:rsidR="003C37DC" w:rsidRPr="003C37DC">
          <w:rPr>
            <w:rFonts w:ascii="Times New Roman" w:hAnsi="Times New Roman" w:cs="Times New Roman"/>
            <w:rPrChange w:id="323" w:author="Yajie Duan" w:date="2023-09-26T16:54:00Z">
              <w:rPr/>
            </w:rPrChange>
          </w:rPr>
          <w:t xml:space="preserve">differential Hermite index could be applied on </w:t>
        </w:r>
      </w:ins>
      <w:ins w:id="324" w:author="Yajie Duan" w:date="2023-09-26T16:55:00Z">
        <w:r w:rsidR="003C37DC">
          <w:rPr>
            <w:rFonts w:ascii="Times New Roman" w:hAnsi="Times New Roman" w:cs="Times New Roman"/>
          </w:rPr>
          <w:t>large</w:t>
        </w:r>
      </w:ins>
      <w:ins w:id="325" w:author="Yajie Duan" w:date="2023-09-26T16:54:00Z">
        <w:r w:rsidR="003C37DC" w:rsidRPr="003C37DC">
          <w:rPr>
            <w:rFonts w:ascii="Times New Roman" w:hAnsi="Times New Roman" w:cs="Times New Roman"/>
            <w:rPrChange w:id="326" w:author="Yajie Duan" w:date="2023-09-26T16:54:00Z">
              <w:rPr/>
            </w:rPrChange>
          </w:rPr>
          <w:t xml:space="preserve"> data set</w:t>
        </w:r>
      </w:ins>
      <w:ins w:id="327" w:author="Yajie Duan" w:date="2023-09-26T17:15:00Z">
        <w:r w:rsidR="00631C41">
          <w:rPr>
            <w:rFonts w:ascii="Times New Roman" w:hAnsi="Times New Roman" w:cs="Times New Roman"/>
          </w:rPr>
          <w:t>s</w:t>
        </w:r>
      </w:ins>
      <w:ins w:id="328" w:author="Yajie Duan" w:date="2023-09-26T16:54:00Z">
        <w:r w:rsidR="003C37DC" w:rsidRPr="003C37DC">
          <w:rPr>
            <w:rFonts w:ascii="Times New Roman" w:hAnsi="Times New Roman" w:cs="Times New Roman"/>
            <w:rPrChange w:id="329" w:author="Yajie Duan" w:date="2023-09-26T16:54:00Z">
              <w:rPr/>
            </w:rPrChange>
          </w:rPr>
          <w:t xml:space="preserve"> by constructing data nuggets.</w:t>
        </w:r>
      </w:ins>
      <w:ins w:id="330" w:author="Yajie Duan" w:date="2023-09-26T16:55:00Z">
        <w:r w:rsidR="003C37DC">
          <w:rPr>
            <w:rFonts w:ascii="Times New Roman" w:hAnsi="Times New Roman" w:cs="Times New Roman"/>
          </w:rPr>
          <w:t xml:space="preserve"> For</w:t>
        </w:r>
      </w:ins>
      <w:ins w:id="331" w:author="Yajie Duan" w:date="2023-09-26T16:50:00Z">
        <w:r w:rsidRPr="003C37DC">
          <w:rPr>
            <w:rFonts w:ascii="Times New Roman" w:eastAsiaTheme="minorEastAsia" w:hAnsi="Times New Roman" w:cs="Times New Roman"/>
          </w:rPr>
          <w:t xml:space="preserve"> big data set</w:t>
        </w:r>
      </w:ins>
      <w:ins w:id="332" w:author="Yajie Duan" w:date="2023-09-26T17:15:00Z">
        <w:r w:rsidR="00631C41">
          <w:rPr>
            <w:rFonts w:ascii="Times New Roman" w:eastAsiaTheme="minorEastAsia" w:hAnsi="Times New Roman" w:cs="Times New Roman"/>
          </w:rPr>
          <w:t>s</w:t>
        </w:r>
      </w:ins>
      <w:ins w:id="333" w:author="Yajie Duan" w:date="2023-09-26T16:50:00Z">
        <w:r w:rsidRPr="003C37DC">
          <w:rPr>
            <w:rFonts w:ascii="Times New Roman" w:eastAsiaTheme="minorEastAsia" w:hAnsi="Times New Roman" w:cs="Times New Roman"/>
          </w:rPr>
          <w:t xml:space="preserve">, data nuggets are firstly </w:t>
        </w:r>
        <w:r w:rsidRPr="00631C41">
          <w:rPr>
            <w:rFonts w:ascii="Times New Roman" w:eastAsiaTheme="minorEastAsia" w:hAnsi="Times New Roman" w:cs="Times New Roman"/>
          </w:rPr>
          <w:t>constructed an</w:t>
        </w:r>
      </w:ins>
      <w:ins w:id="334" w:author="Yajie Duan" w:date="2023-09-26T16:51:00Z">
        <w:r w:rsidRPr="00631C41">
          <w:rPr>
            <w:rFonts w:ascii="Times New Roman" w:eastAsiaTheme="minorEastAsia" w:hAnsi="Times New Roman" w:cs="Times New Roman"/>
          </w:rPr>
          <w:t xml:space="preserve">d refined with centers, weights and scales. After sphering the data nugget centers </w:t>
        </w:r>
        <w:r w:rsidRPr="00631C41">
          <w:rPr>
            <w:rFonts w:ascii="Times New Roman" w:eastAsiaTheme="minorEastAsia" w:hAnsi="Times New Roman" w:cs="Times New Roman"/>
          </w:rPr>
          <w:lastRenderedPageBreak/>
          <w:t>with weights</w:t>
        </w:r>
      </w:ins>
      <w:ins w:id="335" w:author="Yajie Duan" w:date="2023-09-26T16:52:00Z">
        <w:r w:rsidR="003C37DC" w:rsidRPr="00631C41">
          <w:rPr>
            <w:rFonts w:ascii="Times New Roman" w:eastAsiaTheme="minorEastAsia" w:hAnsi="Times New Roman" w:cs="Times New Roman"/>
          </w:rPr>
          <w:t xml:space="preserve">, </w:t>
        </w:r>
      </w:ins>
      <w:ins w:id="336" w:author="Yajie Duan" w:date="2023-09-26T17:12:00Z">
        <w:r w:rsidR="001F06DD" w:rsidRPr="00631C41">
          <w:rPr>
            <w:rFonts w:ascii="Times New Roman" w:hAnsi="Times New Roman" w:cs="Times New Roman"/>
            <w:rPrChange w:id="337" w:author="Yajie Duan" w:date="2023-09-26T17:14:00Z">
              <w:rPr/>
            </w:rPrChange>
          </w:rPr>
          <w:t xml:space="preserve">let </w:t>
        </w:r>
      </w:ins>
      <m:oMath>
        <m:r>
          <w:ins w:id="338" w:author="Yajie Duan" w:date="2023-09-26T17:12:00Z">
            <w:rPr>
              <w:rFonts w:ascii="Cambria Math" w:eastAsiaTheme="minorEastAsia" w:hAnsi="Cambria Math" w:cs="Times New Roman"/>
            </w:rPr>
            <m:t>Y</m:t>
          </w:ins>
        </m:r>
        <m:r>
          <w:ins w:id="339" w:author="Yajie Duan" w:date="2023-09-26T17:13:00Z">
            <m:rPr>
              <m:nor/>
            </m:rPr>
            <w:rPr>
              <w:rFonts w:ascii="Times New Roman" w:hAnsi="Times New Roman" w:cs="Times New Roman"/>
              <w:vertAlign w:val="subscript"/>
              <w:rPrChange w:id="340" w:author="Yajie Duan" w:date="2023-09-26T17:14:00Z">
                <w:rPr>
                  <w:vertAlign w:val="subscript"/>
                </w:rPr>
              </w:rPrChange>
            </w:rPr>
            <m:t>k</m:t>
          </w:ins>
        </m:r>
        <m:r>
          <w:ins w:id="341" w:author="Yajie Duan" w:date="2023-09-26T17:12:00Z">
            <w:rPr>
              <w:rFonts w:ascii="Cambria Math" w:eastAsiaTheme="minorEastAsia" w:hAnsi="Cambria Math" w:cs="Times New Roman"/>
            </w:rPr>
            <m:t>=P</m:t>
          </w:ins>
        </m:r>
        <m:r>
          <w:ins w:id="342" w:author="Yajie Duan" w:date="2023-09-26T17:12:00Z">
            <w:rPr>
              <w:rFonts w:ascii="Cambria Math" w:hAnsi="Cambria Math" w:cs="Times New Roman"/>
            </w:rPr>
            <m:t>X</m:t>
          </w:ins>
        </m:r>
        <m:r>
          <w:ins w:id="343" w:author="Yajie Duan" w:date="2023-09-26T17:13:00Z">
            <m:rPr>
              <m:nor/>
            </m:rPr>
            <w:rPr>
              <w:rFonts w:ascii="Times New Roman" w:hAnsi="Times New Roman" w:cs="Times New Roman"/>
              <w:vertAlign w:val="subscript"/>
              <w:rPrChange w:id="344" w:author="Yajie Duan" w:date="2023-09-26T17:14:00Z">
                <w:rPr>
                  <w:rFonts w:ascii="Cambria Math"/>
                  <w:vertAlign w:val="subscript"/>
                </w:rPr>
              </w:rPrChange>
            </w:rPr>
            <m:t>k</m:t>
          </w:ins>
        </m:r>
        <m:r>
          <w:ins w:id="345" w:author="Yajie Duan" w:date="2023-09-26T17:12:00Z">
            <m:rPr>
              <m:sty m:val="p"/>
            </m:rPr>
            <w:rPr>
              <w:rFonts w:ascii="Cambria Math" w:hAnsi="Cambria Math" w:cs="Times New Roman"/>
            </w:rPr>
            <m:t>=</m:t>
          </w:ins>
        </m:r>
        <m:sSup>
          <m:sSupPr>
            <m:ctrlPr>
              <w:ins w:id="346" w:author="Yajie Duan" w:date="2023-09-26T17:12:00Z">
                <w:rPr>
                  <w:rFonts w:ascii="Cambria Math" w:hAnsi="Cambria Math" w:cs="Times New Roman"/>
                </w:rPr>
              </w:ins>
            </m:ctrlPr>
          </m:sSupPr>
          <m:e>
            <m:d>
              <m:dPr>
                <m:begChr m:val="["/>
                <m:endChr m:val="]"/>
                <m:ctrlPr>
                  <w:ins w:id="347" w:author="Yajie Duan" w:date="2023-09-26T17:12:00Z">
                    <w:rPr>
                      <w:rFonts w:ascii="Cambria Math" w:hAnsi="Cambria Math" w:cs="Times New Roman"/>
                    </w:rPr>
                  </w:ins>
                </m:ctrlPr>
              </m:dPr>
              <m:e>
                <m:sSub>
                  <m:sSubPr>
                    <m:ctrlPr>
                      <w:ins w:id="348" w:author="Yajie Duan" w:date="2023-09-26T17:12:00Z">
                        <w:rPr>
                          <w:rFonts w:ascii="Cambria Math" w:hAnsi="Cambria Math" w:cs="Times New Roman"/>
                        </w:rPr>
                      </w:ins>
                    </m:ctrlPr>
                  </m:sSubPr>
                  <m:e>
                    <m:r>
                      <w:ins w:id="349" w:author="Yajie Duan" w:date="2023-09-26T17:12:00Z">
                        <m:rPr>
                          <m:sty m:val="b"/>
                        </m:rPr>
                        <w:rPr>
                          <w:rFonts w:ascii="Cambria Math" w:hAnsi="Cambria Math" w:cs="Times New Roman"/>
                        </w:rPr>
                        <m:t>y</m:t>
                      </w:ins>
                    </m:r>
                  </m:e>
                  <m:sub>
                    <m:r>
                      <w:ins w:id="350" w:author="Yajie Duan" w:date="2023-09-26T17:13:00Z">
                        <m:rPr>
                          <m:sty m:val="p"/>
                        </m:rPr>
                        <w:rPr>
                          <w:rFonts w:ascii="Cambria Math" w:hAnsi="Cambria Math" w:cs="Times New Roman"/>
                        </w:rPr>
                        <m:t>k,</m:t>
                      </w:ins>
                    </m:r>
                    <m:r>
                      <w:ins w:id="351" w:author="Yajie Duan" w:date="2023-09-26T17:12:00Z">
                        <m:rPr>
                          <m:sty m:val="p"/>
                        </m:rPr>
                        <w:rPr>
                          <w:rFonts w:ascii="Cambria Math" w:hAnsi="Cambria Math" w:cs="Times New Roman"/>
                        </w:rPr>
                        <m:t>1</m:t>
                      </w:ins>
                    </m:r>
                  </m:sub>
                </m:sSub>
                <m:r>
                  <w:ins w:id="352" w:author="Yajie Duan" w:date="2023-09-26T17:12:00Z">
                    <m:rPr>
                      <m:sty m:val="p"/>
                    </m:rPr>
                    <w:rPr>
                      <w:rFonts w:ascii="Cambria Math" w:hAnsi="Cambria Math" w:cs="Times New Roman"/>
                    </w:rPr>
                    <m:t>,</m:t>
                  </w:ins>
                </m:r>
                <m:sSub>
                  <m:sSubPr>
                    <m:ctrlPr>
                      <w:ins w:id="353" w:author="Yajie Duan" w:date="2023-09-26T17:12:00Z">
                        <w:rPr>
                          <w:rFonts w:ascii="Cambria Math" w:hAnsi="Cambria Math" w:cs="Times New Roman"/>
                        </w:rPr>
                      </w:ins>
                    </m:ctrlPr>
                  </m:sSubPr>
                  <m:e>
                    <m:r>
                      <w:ins w:id="354" w:author="Yajie Duan" w:date="2023-09-26T17:12:00Z">
                        <m:rPr>
                          <m:sty m:val="b"/>
                        </m:rPr>
                        <w:rPr>
                          <w:rFonts w:ascii="Cambria Math" w:hAnsi="Cambria Math" w:cs="Times New Roman"/>
                        </w:rPr>
                        <m:t>y</m:t>
                      </w:ins>
                    </m:r>
                  </m:e>
                  <m:sub>
                    <m:r>
                      <w:ins w:id="355" w:author="Yajie Duan" w:date="2023-09-26T17:13:00Z">
                        <m:rPr>
                          <m:sty m:val="p"/>
                        </m:rPr>
                        <w:rPr>
                          <w:rFonts w:ascii="Cambria Math" w:hAnsi="Cambria Math" w:cs="Times New Roman"/>
                        </w:rPr>
                        <m:t>k,</m:t>
                      </w:ins>
                    </m:r>
                    <m:r>
                      <w:ins w:id="356" w:author="Yajie Duan" w:date="2023-09-26T17:12:00Z">
                        <m:rPr>
                          <m:sty m:val="p"/>
                        </m:rPr>
                        <w:rPr>
                          <w:rFonts w:ascii="Cambria Math" w:hAnsi="Cambria Math" w:cs="Times New Roman"/>
                        </w:rPr>
                        <m:t>2</m:t>
                      </w:ins>
                    </m:r>
                  </m:sub>
                </m:sSub>
                <m:r>
                  <w:ins w:id="357" w:author="Yajie Duan" w:date="2023-09-26T17:12:00Z">
                    <m:rPr>
                      <m:sty m:val="p"/>
                    </m:rPr>
                    <w:rPr>
                      <w:rFonts w:ascii="Cambria Math" w:hAnsi="Cambria Math" w:cs="Times New Roman"/>
                    </w:rPr>
                    <m:t>,⋯,</m:t>
                  </w:ins>
                </m:r>
                <m:sSub>
                  <m:sSubPr>
                    <m:ctrlPr>
                      <w:ins w:id="358" w:author="Yajie Duan" w:date="2023-09-26T17:12:00Z">
                        <w:rPr>
                          <w:rFonts w:ascii="Cambria Math" w:hAnsi="Cambria Math" w:cs="Times New Roman"/>
                        </w:rPr>
                      </w:ins>
                    </m:ctrlPr>
                  </m:sSubPr>
                  <m:e>
                    <m:r>
                      <w:ins w:id="359" w:author="Yajie Duan" w:date="2023-09-26T17:12:00Z">
                        <m:rPr>
                          <m:sty m:val="b"/>
                        </m:rPr>
                        <w:rPr>
                          <w:rFonts w:ascii="Cambria Math" w:hAnsi="Cambria Math" w:cs="Times New Roman"/>
                        </w:rPr>
                        <m:t>y</m:t>
                      </w:ins>
                    </m:r>
                  </m:e>
                  <m:sub>
                    <m:r>
                      <w:ins w:id="360" w:author="Yajie Duan" w:date="2023-09-26T17:14:00Z">
                        <w:rPr>
                          <w:rFonts w:ascii="Cambria Math" w:hAnsi="Cambria Math" w:cs="Times New Roman"/>
                        </w:rPr>
                        <m:t>k,</m:t>
                      </w:ins>
                    </m:r>
                    <m:r>
                      <w:ins w:id="361" w:author="Yajie Duan" w:date="2023-09-26T17:12:00Z">
                        <w:rPr>
                          <w:rFonts w:ascii="Cambria Math" w:hAnsi="Cambria Math" w:cs="Times New Roman"/>
                        </w:rPr>
                        <m:t>m</m:t>
                      </w:ins>
                    </m:r>
                  </m:sub>
                </m:sSub>
              </m:e>
            </m:d>
          </m:e>
          <m:sup>
            <m:r>
              <w:ins w:id="362" w:author="Yajie Duan" w:date="2023-09-26T17:12:00Z">
                <w:rPr>
                  <w:rFonts w:ascii="Cambria Math" w:hAnsi="Cambria Math" w:cs="Times New Roman"/>
                </w:rPr>
                <m:t>T</m:t>
              </w:ins>
            </m:r>
          </m:sup>
        </m:sSup>
        <m:r>
          <w:ins w:id="363" w:author="Yajie Duan" w:date="2023-09-26T17:12:00Z">
            <m:rPr>
              <m:sty m:val="p"/>
            </m:rPr>
            <w:rPr>
              <w:rFonts w:ascii="Cambria Math" w:hAnsi="Cambria Math" w:cs="Times New Roman"/>
            </w:rPr>
            <m:t>∈</m:t>
          </w:ins>
        </m:r>
        <m:sSup>
          <m:sSupPr>
            <m:ctrlPr>
              <w:ins w:id="364" w:author="Yajie Duan" w:date="2023-09-26T17:12:00Z">
                <w:rPr>
                  <w:rFonts w:ascii="Cambria Math" w:hAnsi="Cambria Math" w:cs="Times New Roman"/>
                </w:rPr>
              </w:ins>
            </m:ctrlPr>
          </m:sSupPr>
          <m:e>
            <m:r>
              <w:ins w:id="365" w:author="Yajie Duan" w:date="2023-09-26T17:12:00Z">
                <m:rPr>
                  <m:scr m:val="double-struck"/>
                </m:rPr>
                <w:rPr>
                  <w:rFonts w:ascii="Cambria Math" w:hAnsi="Cambria Math" w:cs="Times New Roman"/>
                </w:rPr>
                <m:t>R</m:t>
              </w:ins>
            </m:r>
          </m:e>
          <m:sup>
            <m:r>
              <w:ins w:id="366" w:author="Yajie Duan" w:date="2023-09-26T17:12:00Z">
                <w:rPr>
                  <w:rFonts w:ascii="Cambria Math" w:hAnsi="Cambria Math" w:cs="Times New Roman"/>
                </w:rPr>
                <m:t>m</m:t>
              </w:ins>
            </m:r>
            <m:r>
              <w:ins w:id="367" w:author="Yajie Duan" w:date="2023-09-26T17:12:00Z">
                <m:rPr>
                  <m:sty m:val="p"/>
                </m:rPr>
                <w:rPr>
                  <w:rFonts w:ascii="Cambria Math" w:hAnsi="Cambria Math" w:cs="Times New Roman"/>
                </w:rPr>
                <m:t>×</m:t>
              </w:ins>
            </m:r>
            <m:r>
              <w:ins w:id="368" w:author="Yajie Duan" w:date="2023-09-26T17:12:00Z">
                <w:rPr>
                  <w:rFonts w:ascii="Cambria Math" w:hAnsi="Cambria Math" w:cs="Times New Roman"/>
                </w:rPr>
                <m:t>d</m:t>
              </w:ins>
            </m:r>
          </m:sup>
        </m:sSup>
      </m:oMath>
      <w:ins w:id="369" w:author="Yajie Duan" w:date="2023-09-26T17:12:00Z">
        <w:r w:rsidR="001F06DD" w:rsidRPr="00631C41">
          <w:rPr>
            <w:rFonts w:ascii="Times New Roman" w:hAnsi="Times New Roman" w:cs="Times New Roman"/>
            <w:rPrChange w:id="370" w:author="Yajie Duan" w:date="2023-09-26T17:14:00Z">
              <w:rPr/>
            </w:rPrChange>
          </w:rPr>
          <w:t xml:space="preserve"> be the</w:t>
        </w:r>
      </w:ins>
      <w:ins w:id="371" w:author="Yajie Duan" w:date="2023-09-26T17:14:00Z">
        <w:r w:rsidR="00631C41" w:rsidRPr="00631C41">
          <w:rPr>
            <w:rFonts w:ascii="Times New Roman" w:hAnsi="Times New Roman" w:cs="Times New Roman"/>
            <w:rPrChange w:id="372" w:author="Yajie Duan" w:date="2023-09-26T17:14:00Z">
              <w:rPr/>
            </w:rPrChange>
          </w:rPr>
          <w:t xml:space="preserve"> m </w:t>
        </w:r>
      </w:ins>
      <w:ins w:id="373" w:author="Yajie Duan" w:date="2023-09-26T17:12:00Z">
        <w:r w:rsidR="001F06DD" w:rsidRPr="00631C41">
          <w:rPr>
            <w:rFonts w:ascii="Times New Roman" w:hAnsi="Times New Roman" w:cs="Times New Roman"/>
            <w:rPrChange w:id="374" w:author="Yajie Duan" w:date="2023-09-26T17:14:00Z">
              <w:rPr/>
            </w:rPrChange>
          </w:rPr>
          <w:t xml:space="preserve">projected nugget centers </w:t>
        </w:r>
      </w:ins>
      <w:ins w:id="375" w:author="Yajie Duan" w:date="2023-09-26T17:14:00Z">
        <w:r w:rsidR="00631C41" w:rsidRPr="00631C41">
          <w:rPr>
            <w:rFonts w:ascii="Times New Roman" w:eastAsiaTheme="minorEastAsia" w:hAnsi="Times New Roman" w:cs="Times New Roman"/>
          </w:rPr>
          <w:t xml:space="preserve">for two data sets k = 1, 2, </w:t>
        </w:r>
      </w:ins>
      <w:ins w:id="376" w:author="Yajie Duan" w:date="2023-09-26T17:12:00Z">
        <w:r w:rsidR="001F06DD" w:rsidRPr="00631C41">
          <w:rPr>
            <w:rFonts w:ascii="Times New Roman" w:hAnsi="Times New Roman" w:cs="Times New Roman"/>
            <w:rPrChange w:id="377" w:author="Yajie Duan" w:date="2023-09-26T17:14:00Z">
              <w:rPr/>
            </w:rPrChange>
          </w:rPr>
          <w:t xml:space="preserve">and let </w:t>
        </w:r>
      </w:ins>
      <m:oMath>
        <m:sSub>
          <m:sSubPr>
            <m:ctrlPr>
              <w:ins w:id="378" w:author="Yajie Duan" w:date="2023-09-26T17:15:00Z">
                <w:rPr>
                  <w:rFonts w:ascii="Cambria Math" w:hAnsi="Cambria Math" w:cs="Times New Roman"/>
                  <w:b/>
                </w:rPr>
              </w:ins>
            </m:ctrlPr>
          </m:sSubPr>
          <m:e>
            <m:r>
              <w:ins w:id="379" w:author="Yajie Duan" w:date="2023-09-26T17:15:00Z">
                <m:rPr>
                  <m:sty m:val="b"/>
                </m:rPr>
                <w:rPr>
                  <w:rFonts w:ascii="Cambria Math" w:hAnsi="Cambria Math" w:cs="Times New Roman"/>
                </w:rPr>
                <m:t>s</m:t>
              </w:ins>
            </m:r>
          </m:e>
          <m:sub>
            <m:r>
              <w:ins w:id="380" w:author="Yajie Duan" w:date="2023-09-26T17:15:00Z">
                <m:rPr>
                  <m:sty m:val="bi"/>
                </m:rPr>
                <w:rPr>
                  <w:rFonts w:ascii="Cambria Math" w:hAnsi="Cambria Math" w:cs="Times New Roman"/>
                </w:rPr>
                <m:t>k</m:t>
              </w:ins>
            </m:r>
          </m:sub>
        </m:sSub>
        <m:r>
          <w:ins w:id="381" w:author="Yajie Duan" w:date="2023-09-26T17:12:00Z">
            <m:rPr>
              <m:sty m:val="p"/>
            </m:rPr>
            <w:rPr>
              <w:rFonts w:ascii="Cambria Math" w:hAnsi="Cambria Math" w:cs="Times New Roman"/>
            </w:rPr>
            <m:t>∈</m:t>
          </w:ins>
        </m:r>
        <m:sSup>
          <m:sSupPr>
            <m:ctrlPr>
              <w:ins w:id="382" w:author="Yajie Duan" w:date="2023-09-26T17:12:00Z">
                <w:rPr>
                  <w:rFonts w:ascii="Cambria Math" w:hAnsi="Cambria Math" w:cs="Times New Roman"/>
                </w:rPr>
              </w:ins>
            </m:ctrlPr>
          </m:sSupPr>
          <m:e>
            <m:r>
              <w:ins w:id="383" w:author="Yajie Duan" w:date="2023-09-26T17:12:00Z">
                <m:rPr>
                  <m:scr m:val="double-struck"/>
                </m:rPr>
                <w:rPr>
                  <w:rFonts w:ascii="Cambria Math" w:hAnsi="Cambria Math" w:cs="Times New Roman"/>
                </w:rPr>
                <m:t>R</m:t>
              </w:ins>
            </m:r>
          </m:e>
          <m:sup>
            <m:r>
              <w:ins w:id="384" w:author="Yajie Duan" w:date="2023-09-26T17:12:00Z">
                <w:rPr>
                  <w:rFonts w:ascii="Cambria Math" w:hAnsi="Cambria Math" w:cs="Times New Roman"/>
                </w:rPr>
                <m:t>m</m:t>
              </w:ins>
            </m:r>
          </m:sup>
        </m:sSup>
      </m:oMath>
      <w:ins w:id="385" w:author="Yajie Duan" w:date="2023-09-26T17:12:00Z">
        <w:r w:rsidR="001F06DD" w:rsidRPr="00631C41">
          <w:rPr>
            <w:rFonts w:ascii="Times New Roman" w:hAnsi="Times New Roman" w:cs="Times New Roman"/>
            <w:rPrChange w:id="386" w:author="Yajie Duan" w:date="2023-09-26T17:14:00Z">
              <w:rPr/>
            </w:rPrChange>
          </w:rPr>
          <w:t xml:space="preserve"> be the scale vector</w:t>
        </w:r>
      </w:ins>
      <w:ins w:id="387" w:author="Yajie Duan" w:date="2023-09-26T17:15:00Z">
        <w:r w:rsidR="00631C41">
          <w:rPr>
            <w:rFonts w:ascii="Times New Roman" w:hAnsi="Times New Roman" w:cs="Times New Roman"/>
          </w:rPr>
          <w:t xml:space="preserve"> of data nuggets</w:t>
        </w:r>
      </w:ins>
      <w:ins w:id="388" w:author="Yajie Duan" w:date="2023-09-26T17:12:00Z">
        <w:r w:rsidR="001F06DD" w:rsidRPr="00631C41">
          <w:rPr>
            <w:rFonts w:ascii="Times New Roman" w:hAnsi="Times New Roman" w:cs="Times New Roman"/>
            <w:rPrChange w:id="389" w:author="Yajie Duan" w:date="2023-09-26T17:14:00Z">
              <w:rPr/>
            </w:rPrChange>
          </w:rPr>
          <w:t xml:space="preserve">. </w:t>
        </w:r>
        <w:r w:rsidR="001F06DD" w:rsidRPr="00631C41">
          <w:rPr>
            <w:rFonts w:ascii="Times New Roman" w:eastAsiaTheme="minorEastAsia" w:hAnsi="Times New Roman" w:cs="Times New Roman"/>
          </w:rPr>
          <w:t>T</w:t>
        </w:r>
      </w:ins>
      <w:ins w:id="390" w:author="Yajie Duan" w:date="2023-09-26T16:53:00Z">
        <w:r w:rsidR="003C37DC" w:rsidRPr="00631C41">
          <w:rPr>
            <w:rFonts w:ascii="Times New Roman" w:eastAsiaTheme="minorEastAsia" w:hAnsi="Times New Roman" w:cs="Times New Roman"/>
          </w:rPr>
          <w:t xml:space="preserve">he </w:t>
        </w:r>
      </w:ins>
      <w:ins w:id="391" w:author="Yajie Duan" w:date="2023-09-26T16:55:00Z">
        <w:r w:rsidR="003C37DC" w:rsidRPr="00631C41">
          <w:rPr>
            <w:rFonts w:ascii="Times New Roman" w:eastAsiaTheme="minorEastAsia" w:hAnsi="Times New Roman" w:cs="Times New Roman"/>
            <w:rPrChange w:id="392" w:author="Yajie Duan" w:date="2023-09-26T17:14:00Z">
              <w:rPr>
                <w:rFonts w:eastAsiaTheme="minorEastAsia"/>
              </w:rPr>
            </w:rPrChange>
          </w:rPr>
          <w:t xml:space="preserve">density estimators </w:t>
        </w:r>
        <w:r w:rsidR="003C37DC" w:rsidRPr="00631C41">
          <w:rPr>
            <w:rFonts w:ascii="Times New Roman" w:hAnsi="Times New Roman" w:cs="Times New Roman"/>
            <w:rPrChange w:id="393" w:author="Yajie Duan" w:date="2023-09-26T17:14:00Z">
              <w:rPr/>
            </w:rPrChange>
          </w:rPr>
          <w:t xml:space="preserve"> </w:t>
        </w:r>
      </w:ins>
      <m:oMath>
        <m:acc>
          <m:accPr>
            <m:ctrlPr>
              <w:ins w:id="394" w:author="Yajie Duan" w:date="2023-09-26T16:55:00Z">
                <w:rPr>
                  <w:rFonts w:ascii="Cambria Math" w:eastAsiaTheme="minorEastAsia" w:hAnsi="Cambria Math" w:cs="Times New Roman"/>
                  <w:i/>
                </w:rPr>
              </w:ins>
            </m:ctrlPr>
          </m:accPr>
          <m:e>
            <m:r>
              <w:ins w:id="395" w:author="Yajie Duan" w:date="2023-09-26T16:55:00Z">
                <w:rPr>
                  <w:rFonts w:ascii="Cambria Math" w:eastAsiaTheme="minorEastAsia" w:hAnsi="Cambria Math" w:cs="Times New Roman"/>
                </w:rPr>
                <m:t>f</m:t>
              </w:ins>
            </m:r>
          </m:e>
        </m:acc>
        <m:r>
          <w:ins w:id="396" w:author="Yajie Duan" w:date="2023-09-26T16:55:00Z">
            <m:rPr>
              <m:nor/>
            </m:rPr>
            <w:rPr>
              <w:rFonts w:ascii="Times New Roman" w:hAnsi="Times New Roman" w:cs="Times New Roman"/>
              <w:vertAlign w:val="subscript"/>
              <w:rPrChange w:id="397" w:author="Yajie Duan" w:date="2023-09-26T17:14:00Z">
                <w:rPr>
                  <w:vertAlign w:val="subscript"/>
                </w:rPr>
              </w:rPrChange>
            </w:rPr>
            <m:t>1</m:t>
          </w:ins>
        </m:r>
        <m:d>
          <m:dPr>
            <m:ctrlPr>
              <w:ins w:id="398" w:author="Yajie Duan" w:date="2023-09-26T16:55:00Z">
                <w:rPr>
                  <w:rFonts w:ascii="Cambria Math" w:hAnsi="Cambria Math" w:cs="Times New Roman"/>
                  <w:i/>
                </w:rPr>
              </w:ins>
            </m:ctrlPr>
          </m:dPr>
          <m:e>
            <m:r>
              <w:ins w:id="399" w:author="Yajie Duan" w:date="2023-09-26T16:55:00Z">
                <w:rPr>
                  <w:rFonts w:ascii="Cambria Math" w:hAnsi="Cambria Math" w:cs="Times New Roman"/>
                </w:rPr>
                <m:t>y</m:t>
              </w:ins>
            </m:r>
          </m:e>
        </m:d>
      </m:oMath>
      <w:ins w:id="400" w:author="Yajie Duan" w:date="2023-09-26T16:55:00Z">
        <w:r w:rsidR="003C37DC" w:rsidRPr="00631C41">
          <w:rPr>
            <w:rFonts w:ascii="Times New Roman" w:eastAsiaTheme="minorEastAsia" w:hAnsi="Times New Roman" w:cs="Times New Roman"/>
            <w:rPrChange w:id="401" w:author="Yajie Duan" w:date="2023-09-26T17:14:00Z">
              <w:rPr>
                <w:rFonts w:eastAsiaTheme="minorEastAsia"/>
              </w:rPr>
            </w:rPrChange>
          </w:rPr>
          <w:t xml:space="preserve">  and </w:t>
        </w:r>
      </w:ins>
      <m:oMath>
        <m:acc>
          <m:accPr>
            <m:ctrlPr>
              <w:ins w:id="402" w:author="Yajie Duan" w:date="2023-09-26T16:55:00Z">
                <w:rPr>
                  <w:rFonts w:ascii="Cambria Math" w:eastAsiaTheme="minorEastAsia" w:hAnsi="Cambria Math" w:cs="Times New Roman"/>
                  <w:i/>
                </w:rPr>
              </w:ins>
            </m:ctrlPr>
          </m:accPr>
          <m:e>
            <m:r>
              <w:ins w:id="403" w:author="Yajie Duan" w:date="2023-09-26T16:55:00Z">
                <w:rPr>
                  <w:rFonts w:ascii="Cambria Math" w:eastAsiaTheme="minorEastAsia" w:hAnsi="Cambria Math" w:cs="Times New Roman"/>
                </w:rPr>
                <m:t>f</m:t>
              </w:ins>
            </m:r>
          </m:e>
        </m:acc>
        <m:r>
          <w:ins w:id="404" w:author="Yajie Duan" w:date="2023-09-26T16:55:00Z">
            <m:rPr>
              <m:nor/>
            </m:rPr>
            <w:rPr>
              <w:rFonts w:ascii="Times New Roman" w:hAnsi="Times New Roman" w:cs="Times New Roman"/>
              <w:vertAlign w:val="subscript"/>
              <w:rPrChange w:id="405" w:author="Yajie Duan" w:date="2023-09-26T17:14:00Z">
                <w:rPr>
                  <w:vertAlign w:val="subscript"/>
                </w:rPr>
              </w:rPrChange>
            </w:rPr>
            <m:t>2</m:t>
          </w:ins>
        </m:r>
        <m:d>
          <m:dPr>
            <m:ctrlPr>
              <w:ins w:id="406" w:author="Yajie Duan" w:date="2023-09-26T16:55:00Z">
                <w:rPr>
                  <w:rFonts w:ascii="Cambria Math" w:hAnsi="Cambria Math" w:cs="Times New Roman"/>
                  <w:i/>
                </w:rPr>
              </w:ins>
            </m:ctrlPr>
          </m:dPr>
          <m:e>
            <m:r>
              <w:ins w:id="407" w:author="Yajie Duan" w:date="2023-09-26T16:55:00Z">
                <w:rPr>
                  <w:rFonts w:ascii="Cambria Math" w:hAnsi="Cambria Math" w:cs="Times New Roman"/>
                </w:rPr>
                <m:t>y</m:t>
              </w:ins>
            </m:r>
          </m:e>
        </m:d>
      </m:oMath>
      <w:ins w:id="408" w:author="Yajie Duan" w:date="2023-09-26T16:55:00Z">
        <w:r w:rsidR="003C37DC" w:rsidRPr="00631C41">
          <w:rPr>
            <w:rFonts w:ascii="Times New Roman" w:eastAsiaTheme="minorEastAsia" w:hAnsi="Times New Roman" w:cs="Times New Roman"/>
          </w:rPr>
          <w:t xml:space="preserve"> </w:t>
        </w:r>
      </w:ins>
      <w:ins w:id="409" w:author="Yajie Duan" w:date="2023-09-26T17:16:00Z">
        <w:r w:rsidR="00631C41">
          <w:rPr>
            <w:rFonts w:ascii="Times New Roman" w:eastAsiaTheme="minorEastAsia" w:hAnsi="Times New Roman" w:cs="Times New Roman"/>
          </w:rPr>
          <w:t xml:space="preserve">in the differential Hermite index </w:t>
        </w:r>
      </w:ins>
      <w:ins w:id="410" w:author="Yajie Duan" w:date="2023-09-26T16:55:00Z">
        <w:r w:rsidR="003C37DC" w:rsidRPr="00631C41">
          <w:rPr>
            <w:rFonts w:ascii="Times New Roman" w:eastAsiaTheme="minorEastAsia" w:hAnsi="Times New Roman" w:cs="Times New Roman"/>
          </w:rPr>
          <w:t xml:space="preserve">can be calculated based on the </w:t>
        </w:r>
      </w:ins>
      <w:ins w:id="411" w:author="Yajie Duan" w:date="2023-09-26T16:58:00Z">
        <w:r w:rsidR="003C37DC" w:rsidRPr="00631C41">
          <w:rPr>
            <w:rFonts w:ascii="Times New Roman" w:eastAsiaTheme="minorEastAsia" w:hAnsi="Times New Roman" w:cs="Times New Roman"/>
          </w:rPr>
          <w:t>nuggets</w:t>
        </w:r>
      </w:ins>
      <w:ins w:id="412" w:author="Yajie Duan" w:date="2023-09-26T16:59:00Z">
        <w:r w:rsidR="003C37DC" w:rsidRPr="00631C41">
          <w:rPr>
            <w:rFonts w:ascii="Times New Roman" w:eastAsiaTheme="minorEastAsia" w:hAnsi="Times New Roman" w:cs="Times New Roman"/>
          </w:rPr>
          <w:t>:</w:t>
        </w:r>
      </w:ins>
    </w:p>
    <w:p w14:paraId="5A76885B" w14:textId="08E4B14C" w:rsidR="001F06DD" w:rsidRPr="00631C41" w:rsidRDefault="00000000" w:rsidP="001F06DD">
      <w:pPr>
        <w:spacing w:after="240"/>
        <w:rPr>
          <w:ins w:id="413" w:author="Yajie Duan" w:date="2023-09-26T17:09:00Z"/>
          <w:rFonts w:ascii="Times New Roman" w:hAnsi="Times New Roman" w:cs="Times New Roman"/>
          <w:rPrChange w:id="414" w:author="Yajie Duan" w:date="2023-09-26T17:14:00Z">
            <w:rPr>
              <w:ins w:id="415" w:author="Yajie Duan" w:date="2023-09-26T17:09:00Z"/>
            </w:rPr>
          </w:rPrChange>
        </w:rPr>
      </w:pPr>
      <m:oMathPara>
        <m:oMath>
          <m:sSub>
            <m:sSubPr>
              <m:ctrlPr>
                <w:ins w:id="416" w:author="Yajie Duan" w:date="2023-09-26T17:09:00Z">
                  <w:rPr>
                    <w:rFonts w:ascii="Cambria Math" w:hAnsi="Cambria Math" w:cs="Times New Roman"/>
                  </w:rPr>
                </w:ins>
              </m:ctrlPr>
            </m:sSubPr>
            <m:e>
              <m:acc>
                <m:accPr>
                  <m:chr m:val="ˆ"/>
                  <m:ctrlPr>
                    <w:ins w:id="417" w:author="Yajie Duan" w:date="2023-09-26T17:09:00Z">
                      <w:rPr>
                        <w:rFonts w:ascii="Cambria Math" w:hAnsi="Cambria Math" w:cs="Times New Roman"/>
                      </w:rPr>
                    </w:ins>
                  </m:ctrlPr>
                </m:accPr>
                <m:e>
                  <m:r>
                    <w:ins w:id="418" w:author="Yajie Duan" w:date="2023-09-26T17:09:00Z">
                      <w:rPr>
                        <w:rFonts w:ascii="Cambria Math" w:hAnsi="Cambria Math" w:cs="Times New Roman"/>
                      </w:rPr>
                      <m:t>f</m:t>
                    </w:ins>
                  </m:r>
                </m:e>
              </m:acc>
            </m:e>
            <m:sub>
              <m:r>
                <w:ins w:id="419" w:author="Yajie Duan" w:date="2023-09-26T17:09:00Z">
                  <w:rPr>
                    <w:rFonts w:ascii="Cambria Math" w:hAnsi="Cambria Math" w:cs="Times New Roman"/>
                  </w:rPr>
                  <m:t>k</m:t>
                </w:ins>
              </m:r>
            </m:sub>
          </m:sSub>
          <m:d>
            <m:dPr>
              <m:ctrlPr>
                <w:ins w:id="420" w:author="Yajie Duan" w:date="2023-09-26T17:09:00Z">
                  <w:rPr>
                    <w:rFonts w:ascii="Cambria Math" w:hAnsi="Cambria Math" w:cs="Times New Roman"/>
                  </w:rPr>
                </w:ins>
              </m:ctrlPr>
            </m:dPr>
            <m:e>
              <m:r>
                <w:ins w:id="421" w:author="Yajie Duan" w:date="2023-09-26T17:09:00Z">
                  <m:rPr>
                    <m:sty m:val="b"/>
                  </m:rPr>
                  <w:rPr>
                    <w:rFonts w:ascii="Cambria Math" w:hAnsi="Cambria Math" w:cs="Times New Roman"/>
                  </w:rPr>
                  <m:t>y</m:t>
                </w:ins>
              </m:r>
            </m:e>
          </m:d>
          <m:r>
            <w:ins w:id="422" w:author="Yajie Duan" w:date="2023-09-26T17:09:00Z">
              <m:rPr>
                <m:sty m:val="p"/>
              </m:rPr>
              <w:rPr>
                <w:rFonts w:ascii="Cambria Math" w:hAnsi="Cambria Math" w:cs="Times New Roman"/>
              </w:rPr>
              <m:t>=</m:t>
            </w:ins>
          </m:r>
          <m:nary>
            <m:naryPr>
              <m:chr m:val="∑"/>
              <m:limLoc m:val="undOvr"/>
              <m:grow m:val="1"/>
              <m:ctrlPr>
                <w:ins w:id="423" w:author="Yajie Duan" w:date="2023-09-26T17:09:00Z">
                  <w:rPr>
                    <w:rFonts w:ascii="Cambria Math" w:hAnsi="Cambria Math" w:cs="Times New Roman"/>
                  </w:rPr>
                </w:ins>
              </m:ctrlPr>
            </m:naryPr>
            <m:sub>
              <m:r>
                <w:ins w:id="424" w:author="Yajie Duan" w:date="2023-09-26T17:09:00Z">
                  <w:rPr>
                    <w:rFonts w:ascii="Cambria Math" w:hAnsi="Cambria Math" w:cs="Times New Roman"/>
                  </w:rPr>
                  <m:t>i</m:t>
                </w:ins>
              </m:r>
              <m:r>
                <w:ins w:id="425" w:author="Yajie Duan" w:date="2023-09-26T17:09:00Z">
                  <m:rPr>
                    <m:sty m:val="p"/>
                  </m:rPr>
                  <w:rPr>
                    <w:rFonts w:ascii="Cambria Math" w:hAnsi="Cambria Math" w:cs="Times New Roman"/>
                  </w:rPr>
                  <m:t>=1</m:t>
                </w:ins>
              </m:r>
            </m:sub>
            <m:sup>
              <m:r>
                <w:ins w:id="426" w:author="Yajie Duan" w:date="2023-09-26T17:09:00Z">
                  <w:rPr>
                    <w:rFonts w:ascii="Cambria Math" w:hAnsi="Cambria Math" w:cs="Times New Roman"/>
                  </w:rPr>
                  <m:t>m</m:t>
                </w:ins>
              </m:r>
            </m:sup>
            <m:e>
              <m:r>
                <w:ins w:id="427" w:author="Yajie Duan" w:date="2023-09-26T17:09:00Z">
                  <m:rPr>
                    <m:sty m:val="p"/>
                  </m:rPr>
                  <w:rPr>
                    <w:rFonts w:ascii="Cambria Math" w:hAnsi="Cambria Math" w:cs="Times New Roman"/>
                  </w:rPr>
                  <m:t> </m:t>
                </w:ins>
              </m:r>
            </m:e>
          </m:nary>
          <m:f>
            <m:fPr>
              <m:ctrlPr>
                <w:ins w:id="428" w:author="Yajie Duan" w:date="2023-09-26T17:09:00Z">
                  <w:rPr>
                    <w:rFonts w:ascii="Cambria Math" w:hAnsi="Cambria Math" w:cs="Times New Roman"/>
                  </w:rPr>
                </w:ins>
              </m:ctrlPr>
            </m:fPr>
            <m:num>
              <m:sSub>
                <m:sSubPr>
                  <m:ctrlPr>
                    <w:ins w:id="429" w:author="Yajie Duan" w:date="2023-09-26T17:09:00Z">
                      <w:rPr>
                        <w:rFonts w:ascii="Cambria Math" w:hAnsi="Cambria Math" w:cs="Times New Roman"/>
                      </w:rPr>
                    </w:ins>
                  </m:ctrlPr>
                </m:sSubPr>
                <m:e>
                  <m:r>
                    <w:ins w:id="430" w:author="Yajie Duan" w:date="2023-09-26T17:09:00Z">
                      <w:rPr>
                        <w:rFonts w:ascii="Cambria Math" w:hAnsi="Cambria Math" w:cs="Times New Roman"/>
                      </w:rPr>
                      <m:t>w</m:t>
                    </w:ins>
                  </m:r>
                </m:e>
                <m:sub>
                  <m:r>
                    <w:ins w:id="431" w:author="Yajie Duan" w:date="2023-09-26T17:10:00Z">
                      <w:rPr>
                        <w:rFonts w:ascii="Cambria Math" w:hAnsi="Cambria Math" w:cs="Times New Roman"/>
                      </w:rPr>
                      <m:t>k,</m:t>
                    </w:ins>
                  </m:r>
                  <m:r>
                    <w:ins w:id="432" w:author="Yajie Duan" w:date="2023-09-26T17:09:00Z">
                      <w:rPr>
                        <w:rFonts w:ascii="Cambria Math" w:hAnsi="Cambria Math" w:cs="Times New Roman"/>
                      </w:rPr>
                      <m:t>i</m:t>
                    </w:ins>
                  </m:r>
                </m:sub>
              </m:sSub>
            </m:num>
            <m:den>
              <m:nary>
                <m:naryPr>
                  <m:chr m:val="∑"/>
                  <m:limLoc m:val="undOvr"/>
                  <m:grow m:val="1"/>
                  <m:ctrlPr>
                    <w:ins w:id="433" w:author="Yajie Duan" w:date="2023-09-26T17:09:00Z">
                      <w:rPr>
                        <w:rFonts w:ascii="Cambria Math" w:hAnsi="Cambria Math" w:cs="Times New Roman"/>
                      </w:rPr>
                    </w:ins>
                  </m:ctrlPr>
                </m:naryPr>
                <m:sub>
                  <m:r>
                    <w:ins w:id="434" w:author="Yajie Duan" w:date="2023-09-26T17:09:00Z">
                      <w:rPr>
                        <w:rFonts w:ascii="Cambria Math" w:hAnsi="Cambria Math" w:cs="Times New Roman"/>
                      </w:rPr>
                      <m:t>i</m:t>
                    </w:ins>
                  </m:r>
                  <m:r>
                    <w:ins w:id="435" w:author="Yajie Duan" w:date="2023-09-26T17:09:00Z">
                      <m:rPr>
                        <m:sty m:val="p"/>
                      </m:rPr>
                      <w:rPr>
                        <w:rFonts w:ascii="Cambria Math" w:hAnsi="Cambria Math" w:cs="Times New Roman"/>
                      </w:rPr>
                      <m:t>=1</m:t>
                    </w:ins>
                  </m:r>
                </m:sub>
                <m:sup>
                  <m:r>
                    <w:ins w:id="436" w:author="Yajie Duan" w:date="2023-09-26T17:09:00Z">
                      <w:rPr>
                        <w:rFonts w:ascii="Cambria Math" w:hAnsi="Cambria Math" w:cs="Times New Roman"/>
                      </w:rPr>
                      <m:t>m</m:t>
                    </w:ins>
                  </m:r>
                </m:sup>
                <m:e>
                  <m:r>
                    <w:ins w:id="437" w:author="Yajie Duan" w:date="2023-09-26T17:09:00Z">
                      <m:rPr>
                        <m:sty m:val="p"/>
                      </m:rPr>
                      <w:rPr>
                        <w:rFonts w:ascii="Cambria Math" w:hAnsi="Cambria Math" w:cs="Times New Roman"/>
                      </w:rPr>
                      <m:t> </m:t>
                    </w:ins>
                  </m:r>
                </m:e>
              </m:nary>
              <m:r>
                <w:ins w:id="438" w:author="Yajie Duan" w:date="2023-09-26T17:09:00Z">
                  <m:rPr>
                    <m:sty m:val="p"/>
                  </m:rPr>
                  <w:rPr>
                    <w:rFonts w:ascii="Cambria Math" w:hAnsi="Cambria Math" w:cs="Times New Roman"/>
                  </w:rPr>
                  <m:t> </m:t>
                </w:ins>
              </m:r>
              <m:sSub>
                <m:sSubPr>
                  <m:ctrlPr>
                    <w:ins w:id="439" w:author="Yajie Duan" w:date="2023-09-26T17:09:00Z">
                      <w:rPr>
                        <w:rFonts w:ascii="Cambria Math" w:hAnsi="Cambria Math" w:cs="Times New Roman"/>
                      </w:rPr>
                    </w:ins>
                  </m:ctrlPr>
                </m:sSubPr>
                <m:e>
                  <m:r>
                    <w:ins w:id="440" w:author="Yajie Duan" w:date="2023-09-26T17:09:00Z">
                      <w:rPr>
                        <w:rFonts w:ascii="Cambria Math" w:hAnsi="Cambria Math" w:cs="Times New Roman"/>
                      </w:rPr>
                      <m:t>w</m:t>
                    </w:ins>
                  </m:r>
                </m:e>
                <m:sub>
                  <m:r>
                    <w:ins w:id="441" w:author="Yajie Duan" w:date="2023-09-26T17:10:00Z">
                      <w:rPr>
                        <w:rFonts w:ascii="Cambria Math" w:hAnsi="Cambria Math" w:cs="Times New Roman"/>
                      </w:rPr>
                      <m:t>k,</m:t>
                    </w:ins>
                  </m:r>
                  <m:r>
                    <w:ins w:id="442" w:author="Yajie Duan" w:date="2023-09-26T17:09:00Z">
                      <w:rPr>
                        <w:rFonts w:ascii="Cambria Math" w:hAnsi="Cambria Math" w:cs="Times New Roman"/>
                      </w:rPr>
                      <m:t>i</m:t>
                    </w:ins>
                  </m:r>
                </m:sub>
              </m:sSub>
            </m:den>
          </m:f>
          <m:sSup>
            <m:sSupPr>
              <m:ctrlPr>
                <w:ins w:id="443" w:author="Yajie Duan" w:date="2023-09-26T17:09:00Z">
                  <w:rPr>
                    <w:rFonts w:ascii="Cambria Math" w:hAnsi="Cambria Math" w:cs="Times New Roman"/>
                  </w:rPr>
                </w:ins>
              </m:ctrlPr>
            </m:sSupPr>
            <m:e>
              <m:d>
                <m:dPr>
                  <m:begChr m:val="|"/>
                  <m:endChr m:val="|"/>
                  <m:ctrlPr>
                    <w:ins w:id="444" w:author="Yajie Duan" w:date="2023-09-26T17:09:00Z">
                      <w:rPr>
                        <w:rFonts w:ascii="Cambria Math" w:hAnsi="Cambria Math" w:cs="Times New Roman"/>
                      </w:rPr>
                    </w:ins>
                  </m:ctrlPr>
                </m:dPr>
                <m:e>
                  <m:sSub>
                    <m:sSubPr>
                      <m:ctrlPr>
                        <w:ins w:id="445" w:author="Yajie Duan" w:date="2023-09-26T17:09:00Z">
                          <w:rPr>
                            <w:rFonts w:ascii="Cambria Math" w:hAnsi="Cambria Math" w:cs="Times New Roman"/>
                          </w:rPr>
                        </w:ins>
                      </m:ctrlPr>
                    </m:sSubPr>
                    <m:e>
                      <m:r>
                        <w:ins w:id="446" w:author="Yajie Duan" w:date="2023-09-26T17:09:00Z">
                          <m:rPr>
                            <m:sty m:val="b"/>
                          </m:rPr>
                          <w:rPr>
                            <w:rFonts w:ascii="Cambria Math" w:hAnsi="Cambria Math" w:cs="Times New Roman"/>
                          </w:rPr>
                          <m:t>S</m:t>
                        </w:ins>
                      </m:r>
                    </m:e>
                    <m:sub>
                      <m:r>
                        <w:ins w:id="447" w:author="Yajie Duan" w:date="2023-09-26T17:10:00Z">
                          <m:rPr>
                            <m:sty m:val="b"/>
                          </m:rPr>
                          <w:rPr>
                            <w:rFonts w:ascii="Cambria Math" w:hAnsi="Cambria Math" w:cs="Times New Roman"/>
                          </w:rPr>
                          <m:t>k,</m:t>
                        </w:ins>
                      </m:r>
                      <m:r>
                        <w:ins w:id="448" w:author="Yajie Duan" w:date="2023-09-26T17:09:00Z">
                          <m:rPr>
                            <m:sty m:val="b"/>
                          </m:rPr>
                          <w:rPr>
                            <w:rFonts w:ascii="Cambria Math" w:hAnsi="Cambria Math" w:cs="Times New Roman"/>
                          </w:rPr>
                          <m:t>i</m:t>
                        </w:ins>
                      </m:r>
                    </m:sub>
                  </m:sSub>
                </m:e>
              </m:d>
            </m:e>
            <m:sup>
              <m:r>
                <w:ins w:id="449" w:author="Yajie Duan" w:date="2023-09-26T17:09:00Z">
                  <m:rPr>
                    <m:sty m:val="p"/>
                  </m:rPr>
                  <w:rPr>
                    <w:rFonts w:ascii="Cambria Math" w:hAnsi="Cambria Math" w:cs="Times New Roman"/>
                  </w:rPr>
                  <m:t>-</m:t>
                </w:ins>
              </m:r>
              <m:f>
                <m:fPr>
                  <m:ctrlPr>
                    <w:ins w:id="450" w:author="Yajie Duan" w:date="2023-09-26T17:09:00Z">
                      <w:rPr>
                        <w:rFonts w:ascii="Cambria Math" w:hAnsi="Cambria Math" w:cs="Times New Roman"/>
                      </w:rPr>
                    </w:ins>
                  </m:ctrlPr>
                </m:fPr>
                <m:num>
                  <m:r>
                    <w:ins w:id="451" w:author="Yajie Duan" w:date="2023-09-26T17:09:00Z">
                      <m:rPr>
                        <m:sty m:val="p"/>
                      </m:rPr>
                      <w:rPr>
                        <w:rFonts w:ascii="Cambria Math" w:hAnsi="Cambria Math" w:cs="Times New Roman"/>
                      </w:rPr>
                      <m:t>1</m:t>
                    </w:ins>
                  </m:r>
                </m:num>
                <m:den>
                  <m:r>
                    <w:ins w:id="452" w:author="Yajie Duan" w:date="2023-09-26T17:09:00Z">
                      <m:rPr>
                        <m:sty m:val="p"/>
                      </m:rPr>
                      <w:rPr>
                        <w:rFonts w:ascii="Cambria Math" w:hAnsi="Cambria Math" w:cs="Times New Roman"/>
                      </w:rPr>
                      <m:t>2</m:t>
                    </w:ins>
                  </m:r>
                </m:den>
              </m:f>
            </m:sup>
          </m:sSup>
          <m:r>
            <w:ins w:id="453" w:author="Yajie Duan" w:date="2023-09-26T17:09:00Z">
              <w:rPr>
                <w:rFonts w:ascii="Cambria Math" w:hAnsi="Cambria Math" w:cs="Times New Roman"/>
              </w:rPr>
              <m:t>ϕ</m:t>
            </w:ins>
          </m:r>
          <m:d>
            <m:dPr>
              <m:ctrlPr>
                <w:ins w:id="454" w:author="Yajie Duan" w:date="2023-09-26T17:09:00Z">
                  <w:rPr>
                    <w:rFonts w:ascii="Cambria Math" w:hAnsi="Cambria Math" w:cs="Times New Roman"/>
                  </w:rPr>
                </w:ins>
              </m:ctrlPr>
            </m:dPr>
            <m:e>
              <m:sSubSup>
                <m:sSubSupPr>
                  <m:ctrlPr>
                    <w:ins w:id="455" w:author="Yajie Duan" w:date="2023-09-26T17:09:00Z">
                      <w:rPr>
                        <w:rFonts w:ascii="Cambria Math" w:hAnsi="Cambria Math" w:cs="Times New Roman"/>
                      </w:rPr>
                    </w:ins>
                  </m:ctrlPr>
                </m:sSubSupPr>
                <m:e>
                  <m:r>
                    <w:ins w:id="456" w:author="Yajie Duan" w:date="2023-09-26T17:09:00Z">
                      <m:rPr>
                        <m:sty m:val="b"/>
                      </m:rPr>
                      <w:rPr>
                        <w:rFonts w:ascii="Cambria Math" w:hAnsi="Cambria Math" w:cs="Times New Roman"/>
                      </w:rPr>
                      <m:t>S</m:t>
                    </w:ins>
                  </m:r>
                </m:e>
                <m:sub>
                  <m:r>
                    <w:ins w:id="457" w:author="Yajie Duan" w:date="2023-09-26T17:10:00Z">
                      <m:rPr>
                        <m:sty m:val="b"/>
                      </m:rPr>
                      <w:rPr>
                        <w:rFonts w:ascii="Cambria Math" w:hAnsi="Cambria Math" w:cs="Times New Roman"/>
                      </w:rPr>
                      <m:t>k,</m:t>
                    </w:ins>
                  </m:r>
                  <m:r>
                    <w:ins w:id="458" w:author="Yajie Duan" w:date="2023-09-26T17:09:00Z">
                      <m:rPr>
                        <m:sty m:val="b"/>
                      </m:rPr>
                      <w:rPr>
                        <w:rFonts w:ascii="Cambria Math" w:hAnsi="Cambria Math" w:cs="Times New Roman"/>
                      </w:rPr>
                      <m:t>i</m:t>
                    </w:ins>
                  </m:r>
                </m:sub>
                <m:sup>
                  <m:r>
                    <w:ins w:id="459" w:author="Yajie Duan" w:date="2023-09-26T17:09:00Z">
                      <m:rPr>
                        <m:sty m:val="p"/>
                      </m:rPr>
                      <w:rPr>
                        <w:rFonts w:ascii="Cambria Math" w:hAnsi="Cambria Math" w:cs="Times New Roman"/>
                      </w:rPr>
                      <m:t>-</m:t>
                    </w:ins>
                  </m:r>
                  <m:f>
                    <m:fPr>
                      <m:ctrlPr>
                        <w:ins w:id="460" w:author="Yajie Duan" w:date="2023-09-26T17:09:00Z">
                          <w:rPr>
                            <w:rFonts w:ascii="Cambria Math" w:hAnsi="Cambria Math" w:cs="Times New Roman"/>
                          </w:rPr>
                        </w:ins>
                      </m:ctrlPr>
                    </m:fPr>
                    <m:num>
                      <m:r>
                        <w:ins w:id="461" w:author="Yajie Duan" w:date="2023-09-26T17:09:00Z">
                          <m:rPr>
                            <m:sty m:val="p"/>
                          </m:rPr>
                          <w:rPr>
                            <w:rFonts w:ascii="Cambria Math" w:hAnsi="Cambria Math" w:cs="Times New Roman"/>
                          </w:rPr>
                          <m:t>1</m:t>
                        </w:ins>
                      </m:r>
                    </m:num>
                    <m:den>
                      <m:r>
                        <w:ins w:id="462" w:author="Yajie Duan" w:date="2023-09-26T17:09:00Z">
                          <m:rPr>
                            <m:sty m:val="p"/>
                          </m:rPr>
                          <w:rPr>
                            <w:rFonts w:ascii="Cambria Math" w:hAnsi="Cambria Math" w:cs="Times New Roman"/>
                          </w:rPr>
                          <m:t>2</m:t>
                        </w:ins>
                      </m:r>
                    </m:den>
                  </m:f>
                </m:sup>
              </m:sSubSup>
              <m:d>
                <m:dPr>
                  <m:ctrlPr>
                    <w:ins w:id="463" w:author="Yajie Duan" w:date="2023-09-26T17:09:00Z">
                      <w:rPr>
                        <w:rFonts w:ascii="Cambria Math" w:hAnsi="Cambria Math" w:cs="Times New Roman"/>
                      </w:rPr>
                    </w:ins>
                  </m:ctrlPr>
                </m:dPr>
                <m:e>
                  <m:r>
                    <w:ins w:id="464" w:author="Yajie Duan" w:date="2023-09-26T17:09:00Z">
                      <m:rPr>
                        <m:sty m:val="b"/>
                      </m:rPr>
                      <w:rPr>
                        <w:rFonts w:ascii="Cambria Math" w:hAnsi="Cambria Math" w:cs="Times New Roman"/>
                      </w:rPr>
                      <m:t>y</m:t>
                    </w:ins>
                  </m:r>
                  <m:r>
                    <w:ins w:id="465" w:author="Yajie Duan" w:date="2023-09-26T17:09:00Z">
                      <m:rPr>
                        <m:sty m:val="p"/>
                      </m:rPr>
                      <w:rPr>
                        <w:rFonts w:ascii="Cambria Math" w:hAnsi="Cambria Math" w:cs="Times New Roman"/>
                      </w:rPr>
                      <m:t>-</m:t>
                    </w:ins>
                  </m:r>
                  <m:sSub>
                    <m:sSubPr>
                      <m:ctrlPr>
                        <w:ins w:id="466" w:author="Yajie Duan" w:date="2023-09-26T17:09:00Z">
                          <w:rPr>
                            <w:rFonts w:ascii="Cambria Math" w:hAnsi="Cambria Math" w:cs="Times New Roman"/>
                          </w:rPr>
                        </w:ins>
                      </m:ctrlPr>
                    </m:sSubPr>
                    <m:e>
                      <m:r>
                        <w:ins w:id="467" w:author="Yajie Duan" w:date="2023-09-26T17:11:00Z">
                          <m:rPr>
                            <m:sty m:val="b"/>
                          </m:rPr>
                          <w:rPr>
                            <w:rFonts w:ascii="Cambria Math" w:hAnsi="Cambria Math" w:cs="Times New Roman"/>
                          </w:rPr>
                          <m:t>y</m:t>
                        </w:ins>
                      </m:r>
                    </m:e>
                    <m:sub>
                      <m:r>
                        <w:ins w:id="468" w:author="Yajie Duan" w:date="2023-09-26T17:10:00Z">
                          <w:rPr>
                            <w:rFonts w:ascii="Cambria Math" w:hAnsi="Cambria Math" w:cs="Times New Roman"/>
                          </w:rPr>
                          <m:t>k,</m:t>
                        </w:ins>
                      </m:r>
                      <m:r>
                        <w:ins w:id="469" w:author="Yajie Duan" w:date="2023-09-26T17:09:00Z">
                          <w:rPr>
                            <w:rFonts w:ascii="Cambria Math" w:hAnsi="Cambria Math" w:cs="Times New Roman"/>
                          </w:rPr>
                          <m:t>i</m:t>
                        </w:ins>
                      </m:r>
                    </m:sub>
                  </m:sSub>
                </m:e>
              </m:d>
            </m:e>
          </m:d>
          <m:r>
            <w:ins w:id="470" w:author="Yajie Duan" w:date="2023-09-26T17:09:00Z">
              <w:rPr>
                <w:rFonts w:ascii="Cambria Math" w:eastAsiaTheme="minorEastAsia" w:hAnsi="Cambria Math" w:cs="Times New Roman"/>
              </w:rPr>
              <m:t>, k=1,2</m:t>
            </w:ins>
          </m:r>
        </m:oMath>
      </m:oMathPara>
    </w:p>
    <w:p w14:paraId="49AE8636" w14:textId="0BF22BDD" w:rsidR="003C37DC" w:rsidRPr="003C37DC" w:rsidRDefault="001F06DD">
      <w:pPr>
        <w:spacing w:after="240"/>
        <w:rPr>
          <w:rFonts w:ascii="Times New Roman" w:eastAsiaTheme="minorEastAsia" w:hAnsi="Times New Roman" w:cs="Times New Roman"/>
        </w:rPr>
        <w:pPrChange w:id="471" w:author="Yajie Duan" w:date="2023-09-26T17:26:00Z">
          <w:pPr/>
        </w:pPrChange>
      </w:pPr>
      <w:ins w:id="472" w:author="Yajie Duan" w:date="2023-09-26T17:09:00Z">
        <w:r w:rsidRPr="00631C41">
          <w:rPr>
            <w:rFonts w:ascii="Times New Roman" w:hAnsi="Times New Roman" w:cs="Times New Roman"/>
            <w:rPrChange w:id="473" w:author="Yajie Duan" w:date="2023-09-26T17:14:00Z">
              <w:rPr/>
            </w:rPrChange>
          </w:rPr>
          <w:t xml:space="preserve">where </w:t>
        </w:r>
      </w:ins>
      <m:oMath>
        <m:sSub>
          <m:sSubPr>
            <m:ctrlPr>
              <w:ins w:id="474" w:author="Yajie Duan" w:date="2023-09-26T17:09:00Z">
                <w:rPr>
                  <w:rFonts w:ascii="Cambria Math" w:hAnsi="Cambria Math" w:cs="Times New Roman"/>
                </w:rPr>
              </w:ins>
            </m:ctrlPr>
          </m:sSubPr>
          <m:e>
            <m:r>
              <w:ins w:id="475" w:author="Yajie Duan" w:date="2023-09-26T17:09:00Z">
                <m:rPr>
                  <m:sty m:val="b"/>
                </m:rPr>
                <w:rPr>
                  <w:rFonts w:ascii="Cambria Math" w:hAnsi="Cambria Math" w:cs="Times New Roman"/>
                </w:rPr>
                <m:t>S</m:t>
              </w:ins>
            </m:r>
          </m:e>
          <m:sub>
            <m:r>
              <w:ins w:id="476" w:author="Yajie Duan" w:date="2023-09-26T17:16:00Z">
                <m:rPr>
                  <m:sty m:val="b"/>
                </m:rPr>
                <w:rPr>
                  <w:rFonts w:ascii="Cambria Math" w:hAnsi="Cambria Math" w:cs="Times New Roman"/>
                </w:rPr>
                <m:t>k,</m:t>
              </w:ins>
            </m:r>
            <m:r>
              <w:ins w:id="477" w:author="Yajie Duan" w:date="2023-09-26T17:09:00Z">
                <m:rPr>
                  <m:sty m:val="b"/>
                </m:rPr>
                <w:rPr>
                  <w:rFonts w:ascii="Cambria Math" w:hAnsi="Cambria Math" w:cs="Times New Roman"/>
                </w:rPr>
                <m:t>i</m:t>
              </w:ins>
            </m:r>
          </m:sub>
        </m:sSub>
        <m:r>
          <w:ins w:id="478" w:author="Yajie Duan" w:date="2023-09-26T17:09:00Z">
            <m:rPr>
              <m:sty m:val="p"/>
            </m:rPr>
            <w:rPr>
              <w:rFonts w:ascii="Cambria Math" w:hAnsi="Cambria Math" w:cs="Times New Roman"/>
            </w:rPr>
            <m:t>=max</m:t>
          </w:ins>
        </m:r>
        <m:d>
          <m:dPr>
            <m:begChr m:val="{"/>
            <m:endChr m:val="}"/>
            <m:ctrlPr>
              <w:ins w:id="479" w:author="Yajie Duan" w:date="2023-09-26T17:09:00Z">
                <w:rPr>
                  <w:rFonts w:ascii="Cambria Math" w:hAnsi="Cambria Math" w:cs="Times New Roman"/>
                </w:rPr>
              </w:ins>
            </m:ctrlPr>
          </m:dPr>
          <m:e>
            <m:sSubSup>
              <m:sSubSupPr>
                <m:ctrlPr>
                  <w:ins w:id="480" w:author="Yajie Duan" w:date="2023-09-26T17:09:00Z">
                    <w:rPr>
                      <w:rFonts w:ascii="Cambria Math" w:hAnsi="Cambria Math" w:cs="Times New Roman"/>
                    </w:rPr>
                  </w:ins>
                </m:ctrlPr>
              </m:sSubSupPr>
              <m:e>
                <m:r>
                  <w:ins w:id="481" w:author="Yajie Duan" w:date="2023-09-26T17:09:00Z">
                    <w:rPr>
                      <w:rFonts w:ascii="Cambria Math" w:hAnsi="Cambria Math" w:cs="Times New Roman"/>
                    </w:rPr>
                    <m:t>s</m:t>
                  </w:ins>
                </m:r>
              </m:e>
              <m:sub>
                <m:r>
                  <w:ins w:id="482" w:author="Yajie Duan" w:date="2023-09-26T17:16:00Z">
                    <w:rPr>
                      <w:rFonts w:ascii="Cambria Math" w:hAnsi="Cambria Math" w:cs="Times New Roman"/>
                    </w:rPr>
                    <m:t>k,</m:t>
                  </w:ins>
                </m:r>
                <m:r>
                  <w:ins w:id="483" w:author="Yajie Duan" w:date="2023-09-26T17:09:00Z">
                    <w:rPr>
                      <w:rFonts w:ascii="Cambria Math" w:hAnsi="Cambria Math" w:cs="Times New Roman"/>
                    </w:rPr>
                    <m:t>i</m:t>
                  </w:ins>
                </m:r>
              </m:sub>
              <m:sup>
                <m:r>
                  <w:ins w:id="484" w:author="Yajie Duan" w:date="2023-09-26T17:09:00Z">
                    <m:rPr>
                      <m:sty m:val="p"/>
                    </m:rPr>
                    <w:rPr>
                      <w:rFonts w:ascii="Cambria Math" w:hAnsi="Cambria Math" w:cs="Times New Roman"/>
                    </w:rPr>
                    <m:t>2</m:t>
                  </w:ins>
                </m:r>
              </m:sup>
            </m:sSubSup>
            <m:r>
              <w:ins w:id="485" w:author="Yajie Duan" w:date="2023-09-26T17:09:00Z">
                <m:rPr>
                  <m:sty m:val="p"/>
                </m:rPr>
                <w:rPr>
                  <w:rFonts w:ascii="Cambria Math" w:hAnsi="Cambria Math" w:cs="Times New Roman"/>
                </w:rPr>
                <m:t>,</m:t>
              </w:ins>
            </m:r>
            <m:r>
              <w:ins w:id="486" w:author="Yajie Duan" w:date="2023-09-26T17:09:00Z">
                <w:rPr>
                  <w:rFonts w:ascii="Cambria Math" w:hAnsi="Cambria Math" w:cs="Times New Roman"/>
                </w:rPr>
                <m:t>δ</m:t>
              </w:ins>
            </m:r>
          </m:e>
        </m:d>
        <m:sSub>
          <m:sSubPr>
            <m:ctrlPr>
              <w:ins w:id="487" w:author="Yajie Duan" w:date="2023-09-26T17:09:00Z">
                <w:rPr>
                  <w:rFonts w:ascii="Cambria Math" w:hAnsi="Cambria Math" w:cs="Times New Roman"/>
                </w:rPr>
              </w:ins>
            </m:ctrlPr>
          </m:sSubPr>
          <m:e>
            <m:r>
              <w:ins w:id="488" w:author="Yajie Duan" w:date="2023-09-26T17:09:00Z">
                <m:rPr>
                  <m:sty m:val="b"/>
                </m:rPr>
                <w:rPr>
                  <w:rFonts w:ascii="Cambria Math" w:hAnsi="Cambria Math" w:cs="Times New Roman"/>
                </w:rPr>
                <m:t>I</m:t>
              </w:ins>
            </m:r>
          </m:e>
          <m:sub>
            <m:r>
              <w:ins w:id="489" w:author="Yajie Duan" w:date="2023-09-26T17:09:00Z">
                <w:rPr>
                  <w:rFonts w:ascii="Cambria Math" w:hAnsi="Cambria Math" w:cs="Times New Roman"/>
                </w:rPr>
                <m:t>d</m:t>
              </w:ins>
            </m:r>
          </m:sub>
        </m:sSub>
      </m:oMath>
      <w:ins w:id="490" w:author="Yajie Duan" w:date="2023-09-26T17:09:00Z">
        <w:r w:rsidRPr="00631C41">
          <w:rPr>
            <w:rFonts w:ascii="Times New Roman" w:hAnsi="Times New Roman" w:cs="Times New Roman"/>
            <w:rPrChange w:id="491" w:author="Yajie Duan" w:date="2023-09-26T17:14:00Z">
              <w:rPr/>
            </w:rPrChange>
          </w:rPr>
          <w:t xml:space="preserve"> with a pre-determined minimal scale level </w:t>
        </w:r>
      </w:ins>
      <m:oMath>
        <m:r>
          <w:ins w:id="492" w:author="Yajie Duan" w:date="2023-09-26T17:09:00Z">
            <w:rPr>
              <w:rFonts w:ascii="Cambria Math" w:hAnsi="Cambria Math" w:cs="Times New Roman"/>
            </w:rPr>
            <m:t>δ</m:t>
          </w:ins>
        </m:r>
      </m:oMath>
      <w:ins w:id="493" w:author="Yajie Duan" w:date="2023-09-26T17:09:00Z">
        <w:r w:rsidRPr="00631C41">
          <w:rPr>
            <w:rFonts w:ascii="Times New Roman" w:hAnsi="Times New Roman" w:cs="Times New Roman"/>
            <w:rPrChange w:id="494" w:author="Yajie Duan" w:date="2023-09-26T17:14:00Z">
              <w:rPr/>
            </w:rPrChange>
          </w:rPr>
          <w:t>.</w:t>
        </w:r>
      </w:ins>
      <w:ins w:id="495" w:author="Yajie Duan" w:date="2023-09-26T17:17:00Z">
        <w:r w:rsidR="00631C41">
          <w:rPr>
            <w:rFonts w:ascii="Times New Roman" w:hAnsi="Times New Roman" w:cs="Times New Roman"/>
          </w:rPr>
          <w:t xml:space="preserve"> The combined density </w:t>
        </w:r>
      </w:ins>
      <m:oMath>
        <m:acc>
          <m:accPr>
            <m:ctrlPr>
              <w:ins w:id="496" w:author="Yajie Duan" w:date="2023-09-26T17:17:00Z">
                <w:rPr>
                  <w:rFonts w:ascii="Cambria Math" w:eastAsiaTheme="minorEastAsia" w:hAnsi="Cambria Math"/>
                  <w:i/>
                </w:rPr>
              </w:ins>
            </m:ctrlPr>
          </m:accPr>
          <m:e>
            <m:r>
              <w:ins w:id="497" w:author="Yajie Duan" w:date="2023-09-26T17:17:00Z">
                <w:rPr>
                  <w:rFonts w:ascii="Cambria Math" w:eastAsiaTheme="minorEastAsia" w:hAnsi="Cambria Math"/>
                </w:rPr>
                <m:t>f</m:t>
              </w:ins>
            </m:r>
          </m:e>
        </m:acc>
        <m:d>
          <m:dPr>
            <m:ctrlPr>
              <w:ins w:id="498" w:author="Yajie Duan" w:date="2023-09-26T17:17:00Z">
                <w:rPr>
                  <w:rFonts w:ascii="Cambria Math" w:hAnsi="Cambria Math"/>
                  <w:i/>
                </w:rPr>
              </w:ins>
            </m:ctrlPr>
          </m:dPr>
          <m:e>
            <m:r>
              <w:ins w:id="499" w:author="Yajie Duan" w:date="2023-09-26T17:17:00Z">
                <w:rPr>
                  <w:rFonts w:ascii="Cambria Math" w:hAnsi="Cambria Math"/>
                </w:rPr>
                <m:t>y</m:t>
              </w:ins>
            </m:r>
          </m:e>
        </m:d>
      </m:oMath>
      <w:ins w:id="500" w:author="Yajie Duan" w:date="2023-09-26T17:17:00Z">
        <w:r w:rsidR="00631C41">
          <w:rPr>
            <w:rFonts w:ascii="Times New Roman" w:eastAsiaTheme="minorEastAsia" w:hAnsi="Times New Roman" w:cs="Times New Roman"/>
          </w:rPr>
          <w:t xml:space="preserve"> </w:t>
        </w:r>
      </w:ins>
      <w:ins w:id="501" w:author="Yajie Duan" w:date="2023-09-26T17:18:00Z">
        <w:r w:rsidR="00631C41">
          <w:rPr>
            <w:rFonts w:ascii="Times New Roman" w:eastAsiaTheme="minorEastAsia" w:hAnsi="Times New Roman" w:cs="Times New Roman"/>
          </w:rPr>
          <w:t>could be estimated by the data nuggets constructed by the combined data sets, o</w:t>
        </w:r>
      </w:ins>
      <w:ins w:id="502" w:author="Yajie Duan" w:date="2023-09-26T17:19:00Z">
        <w:r w:rsidR="00631C41">
          <w:rPr>
            <w:rFonts w:ascii="Times New Roman" w:eastAsiaTheme="minorEastAsia" w:hAnsi="Times New Roman" w:cs="Times New Roman"/>
          </w:rPr>
          <w:t>r alternatively</w:t>
        </w:r>
      </w:ins>
      <w:ins w:id="503" w:author="Yajie Duan" w:date="2023-09-26T17:18:00Z">
        <w:r w:rsidR="00631C41">
          <w:rPr>
            <w:rFonts w:ascii="Times New Roman" w:eastAsiaTheme="minorEastAsia" w:hAnsi="Times New Roman" w:cs="Times New Roman"/>
          </w:rPr>
          <w:t xml:space="preserve"> approximated by the average of </w:t>
        </w:r>
      </w:ins>
      <m:oMath>
        <m:acc>
          <m:accPr>
            <m:ctrlPr>
              <w:ins w:id="504" w:author="Yajie Duan" w:date="2023-09-26T17:19:00Z">
                <w:rPr>
                  <w:rFonts w:ascii="Cambria Math" w:eastAsiaTheme="minorEastAsia" w:hAnsi="Cambria Math" w:cs="Times New Roman"/>
                  <w:i/>
                </w:rPr>
              </w:ins>
            </m:ctrlPr>
          </m:accPr>
          <m:e>
            <m:r>
              <w:ins w:id="505" w:author="Yajie Duan" w:date="2023-09-26T17:19:00Z">
                <w:rPr>
                  <w:rFonts w:ascii="Cambria Math" w:eastAsiaTheme="minorEastAsia" w:hAnsi="Cambria Math" w:cs="Times New Roman"/>
                </w:rPr>
                <m:t>f</m:t>
              </w:ins>
            </m:r>
          </m:e>
        </m:acc>
        <m:r>
          <w:ins w:id="506" w:author="Yajie Duan" w:date="2023-09-26T17:19:00Z">
            <m:rPr>
              <m:nor/>
            </m:rPr>
            <w:rPr>
              <w:rFonts w:ascii="Times New Roman" w:hAnsi="Times New Roman" w:cs="Times New Roman"/>
              <w:vertAlign w:val="subscript"/>
            </w:rPr>
            <m:t>1</m:t>
          </w:ins>
        </m:r>
        <m:d>
          <m:dPr>
            <m:ctrlPr>
              <w:ins w:id="507" w:author="Yajie Duan" w:date="2023-09-26T17:19:00Z">
                <w:rPr>
                  <w:rFonts w:ascii="Cambria Math" w:hAnsi="Cambria Math" w:cs="Times New Roman"/>
                  <w:i/>
                </w:rPr>
              </w:ins>
            </m:ctrlPr>
          </m:dPr>
          <m:e>
            <m:r>
              <w:ins w:id="508" w:author="Yajie Duan" w:date="2023-09-26T17:19:00Z">
                <w:rPr>
                  <w:rFonts w:ascii="Cambria Math" w:hAnsi="Cambria Math" w:cs="Times New Roman"/>
                </w:rPr>
                <m:t>y</m:t>
              </w:ins>
            </m:r>
          </m:e>
        </m:d>
      </m:oMath>
      <w:ins w:id="509" w:author="Yajie Duan" w:date="2023-09-26T17:19:00Z">
        <w:r w:rsidR="00631C41" w:rsidRPr="009B08CD">
          <w:rPr>
            <w:rFonts w:ascii="Times New Roman" w:eastAsiaTheme="minorEastAsia" w:hAnsi="Times New Roman" w:cs="Times New Roman"/>
          </w:rPr>
          <w:t xml:space="preserve">  and </w:t>
        </w:r>
      </w:ins>
      <m:oMath>
        <m:acc>
          <m:accPr>
            <m:ctrlPr>
              <w:ins w:id="510" w:author="Yajie Duan" w:date="2023-09-26T17:19:00Z">
                <w:rPr>
                  <w:rFonts w:ascii="Cambria Math" w:eastAsiaTheme="minorEastAsia" w:hAnsi="Cambria Math" w:cs="Times New Roman"/>
                  <w:i/>
                </w:rPr>
              </w:ins>
            </m:ctrlPr>
          </m:accPr>
          <m:e>
            <m:r>
              <w:ins w:id="511" w:author="Yajie Duan" w:date="2023-09-26T17:19:00Z">
                <w:rPr>
                  <w:rFonts w:ascii="Cambria Math" w:eastAsiaTheme="minorEastAsia" w:hAnsi="Cambria Math" w:cs="Times New Roman"/>
                </w:rPr>
                <m:t>f</m:t>
              </w:ins>
            </m:r>
          </m:e>
        </m:acc>
        <m:r>
          <w:ins w:id="512" w:author="Yajie Duan" w:date="2023-09-26T17:19:00Z">
            <m:rPr>
              <m:nor/>
            </m:rPr>
            <w:rPr>
              <w:rFonts w:ascii="Times New Roman" w:hAnsi="Times New Roman" w:cs="Times New Roman"/>
              <w:vertAlign w:val="subscript"/>
            </w:rPr>
            <m:t>2</m:t>
          </w:ins>
        </m:r>
        <m:d>
          <m:dPr>
            <m:ctrlPr>
              <w:ins w:id="513" w:author="Yajie Duan" w:date="2023-09-26T17:19:00Z">
                <w:rPr>
                  <w:rFonts w:ascii="Cambria Math" w:hAnsi="Cambria Math" w:cs="Times New Roman"/>
                  <w:i/>
                </w:rPr>
              </w:ins>
            </m:ctrlPr>
          </m:dPr>
          <m:e>
            <m:r>
              <w:ins w:id="514" w:author="Yajie Duan" w:date="2023-09-26T17:19:00Z">
                <w:rPr>
                  <w:rFonts w:ascii="Cambria Math" w:hAnsi="Cambria Math" w:cs="Times New Roman"/>
                </w:rPr>
                <m:t>y</m:t>
              </w:ins>
            </m:r>
          </m:e>
        </m:d>
      </m:oMath>
      <w:ins w:id="515" w:author="Yajie Duan" w:date="2023-09-26T17:19:00Z">
        <w:r w:rsidR="00631C41">
          <w:rPr>
            <w:rFonts w:ascii="Times New Roman" w:eastAsiaTheme="minorEastAsia" w:hAnsi="Times New Roman" w:cs="Times New Roman"/>
          </w:rPr>
          <w:t>.</w:t>
        </w:r>
      </w:ins>
      <w:ins w:id="516" w:author="Yajie Duan" w:date="2023-09-26T17:20:00Z">
        <w:r w:rsidR="00631C41">
          <w:rPr>
            <w:rFonts w:ascii="Times New Roman" w:eastAsiaTheme="minorEastAsia" w:hAnsi="Times New Roman" w:cs="Times New Roman"/>
          </w:rPr>
          <w:t xml:space="preserve"> </w:t>
        </w:r>
      </w:ins>
    </w:p>
    <w:p w14:paraId="23173F8C" w14:textId="77777777" w:rsidR="006C348A" w:rsidRPr="003C37DC" w:rsidRDefault="006C348A" w:rsidP="007812FA">
      <w:pPr>
        <w:rPr>
          <w:rFonts w:ascii="Times New Roman" w:hAnsi="Times New Roman" w:cs="Times New Roman"/>
          <w:sz w:val="24"/>
          <w:szCs w:val="24"/>
        </w:rPr>
      </w:pPr>
    </w:p>
    <w:p w14:paraId="7CACBFD6" w14:textId="3A320EBA" w:rsidR="00790CE0" w:rsidRDefault="00790CE0" w:rsidP="00790CE0">
      <w:pPr>
        <w:pStyle w:val="Heading2"/>
      </w:pPr>
      <w:r>
        <w:t>2.4 Factor analysis and clustering</w:t>
      </w:r>
    </w:p>
    <w:p w14:paraId="3657DF30" w14:textId="3F0F1EDE" w:rsidR="00790CE0" w:rsidRDefault="00790CE0" w:rsidP="007812FA">
      <w:pPr>
        <w:rPr>
          <w:rFonts w:ascii="Times New Roman" w:hAnsi="Times New Roman" w:cs="Times New Roman"/>
          <w:sz w:val="24"/>
          <w:szCs w:val="24"/>
        </w:rPr>
      </w:pPr>
      <w:r>
        <w:rPr>
          <w:rFonts w:ascii="Times New Roman" w:hAnsi="Times New Roman" w:cs="Times New Roman"/>
          <w:sz w:val="24"/>
          <w:szCs w:val="24"/>
        </w:rPr>
        <w:t>@Javier, @Yajie, @Mahan</w:t>
      </w:r>
    </w:p>
    <w:p w14:paraId="64B3F437" w14:textId="5BACD5B8" w:rsidR="0040578F" w:rsidRPr="0040578F" w:rsidRDefault="0040578F" w:rsidP="007812FA">
      <w:pPr>
        <w:rPr>
          <w:rFonts w:ascii="Times New Roman" w:hAnsi="Times New Roman" w:cs="Times New Roman"/>
          <w:sz w:val="24"/>
          <w:szCs w:val="24"/>
        </w:rPr>
      </w:pPr>
      <w:r w:rsidRPr="0040578F">
        <w:rPr>
          <w:rFonts w:ascii="Times New Roman" w:hAnsi="Times New Roman" w:cs="Times New Roman"/>
          <w:sz w:val="24"/>
          <w:szCs w:val="24"/>
        </w:rPr>
        <w:t xml:space="preserve">Once the optimal projections are obtained, Varimax rotation is conducted, and the orthogonal basis is rotated to express the two main axes of the projections as a function of a few of the proteins (surface markers). </w:t>
      </w:r>
      <w:ins w:id="517" w:author="Mahan Dastgiri" w:date="2023-09-27T10:37:00Z">
        <w:r w:rsidR="00726E0C">
          <w:rPr>
            <w:rFonts w:ascii="Times New Roman" w:hAnsi="Times New Roman" w:cs="Times New Roman"/>
            <w:sz w:val="24"/>
            <w:szCs w:val="24"/>
          </w:rPr>
          <w:t xml:space="preserve">SVM is then </w:t>
        </w:r>
        <w:r w:rsidR="0021715C">
          <w:rPr>
            <w:rFonts w:ascii="Times New Roman" w:hAnsi="Times New Roman" w:cs="Times New Roman"/>
            <w:sz w:val="24"/>
            <w:szCs w:val="24"/>
          </w:rPr>
          <w:t xml:space="preserve">performed </w:t>
        </w:r>
      </w:ins>
      <w:ins w:id="518" w:author="Mahan Dastgiri" w:date="2023-09-27T10:47:00Z">
        <w:r w:rsidR="0021715C">
          <w:rPr>
            <w:rFonts w:ascii="Times New Roman" w:hAnsi="Times New Roman" w:cs="Times New Roman"/>
            <w:sz w:val="24"/>
            <w:szCs w:val="24"/>
          </w:rPr>
          <w:t xml:space="preserve">to predict </w:t>
        </w:r>
        <w:r w:rsidR="00DD5337">
          <w:rPr>
            <w:rFonts w:ascii="Times New Roman" w:hAnsi="Times New Roman" w:cs="Times New Roman"/>
            <w:sz w:val="24"/>
            <w:szCs w:val="24"/>
          </w:rPr>
          <w:t xml:space="preserve">the blue and red clusters of cells, which corresponds to positive </w:t>
        </w:r>
      </w:ins>
      <w:ins w:id="519" w:author="Mahan Dastgiri" w:date="2023-09-27T10:49:00Z">
        <w:r w:rsidR="00DD5337">
          <w:rPr>
            <w:rFonts w:ascii="Times New Roman" w:hAnsi="Times New Roman" w:cs="Times New Roman"/>
            <w:sz w:val="24"/>
            <w:szCs w:val="24"/>
          </w:rPr>
          <w:t xml:space="preserve">and negative </w:t>
        </w:r>
      </w:ins>
      <w:ins w:id="520" w:author="Mahan Dastgiri" w:date="2023-09-27T10:47:00Z">
        <w:r w:rsidR="00DD5337">
          <w:rPr>
            <w:rFonts w:ascii="Times New Roman" w:hAnsi="Times New Roman" w:cs="Times New Roman"/>
            <w:sz w:val="24"/>
            <w:szCs w:val="24"/>
          </w:rPr>
          <w:t xml:space="preserve">difference </w:t>
        </w:r>
      </w:ins>
      <w:ins w:id="521" w:author="Mahan Dastgiri" w:date="2023-09-27T10:48:00Z">
        <w:r w:rsidR="00DD5337">
          <w:rPr>
            <w:rFonts w:ascii="Times New Roman" w:hAnsi="Times New Roman" w:cs="Times New Roman"/>
            <w:sz w:val="24"/>
            <w:szCs w:val="24"/>
          </w:rPr>
          <w:t>bet</w:t>
        </w:r>
      </w:ins>
      <w:ins w:id="522" w:author="Mahan Dastgiri" w:date="2023-09-27T10:49:00Z">
        <w:r w:rsidR="00DD5337">
          <w:rPr>
            <w:rFonts w:ascii="Times New Roman" w:hAnsi="Times New Roman" w:cs="Times New Roman"/>
            <w:sz w:val="24"/>
            <w:szCs w:val="24"/>
          </w:rPr>
          <w:t xml:space="preserve">ween the two densities, respectively. </w:t>
        </w:r>
      </w:ins>
      <w:proofErr w:type="gramStart"/>
      <w:r w:rsidRPr="0040578F">
        <w:rPr>
          <w:rFonts w:ascii="Times New Roman" w:hAnsi="Times New Roman" w:cs="Times New Roman"/>
          <w:sz w:val="24"/>
          <w:szCs w:val="24"/>
        </w:rPr>
        <w:t>In order to</w:t>
      </w:r>
      <w:proofErr w:type="gramEnd"/>
      <w:r w:rsidRPr="0040578F">
        <w:rPr>
          <w:rFonts w:ascii="Times New Roman" w:hAnsi="Times New Roman" w:cs="Times New Roman"/>
          <w:sz w:val="24"/>
          <w:szCs w:val="24"/>
        </w:rPr>
        <w:t xml:space="preserve"> find the cluster of cells that differ the most between groups, weighted K-means clustering is performed</w:t>
      </w:r>
      <w:del w:id="523" w:author="Mahan Dastgiri" w:date="2023-09-27T10:51:00Z">
        <w:r w:rsidRPr="0040578F" w:rsidDel="00DD5337">
          <w:rPr>
            <w:rFonts w:ascii="Times New Roman" w:hAnsi="Times New Roman" w:cs="Times New Roman"/>
            <w:sz w:val="24"/>
            <w:szCs w:val="24"/>
          </w:rPr>
          <w:delText xml:space="preserve"> on the optimal projec</w:delText>
        </w:r>
      </w:del>
      <w:del w:id="524" w:author="Mahan Dastgiri" w:date="2023-09-27T10:50:00Z">
        <w:r w:rsidRPr="0040578F" w:rsidDel="00DD5337">
          <w:rPr>
            <w:rFonts w:ascii="Times New Roman" w:hAnsi="Times New Roman" w:cs="Times New Roman"/>
            <w:sz w:val="24"/>
            <w:szCs w:val="24"/>
          </w:rPr>
          <w:delText>tions</w:delText>
        </w:r>
      </w:del>
      <w:r w:rsidRPr="0040578F">
        <w:rPr>
          <w:rFonts w:ascii="Times New Roman" w:hAnsi="Times New Roman" w:cs="Times New Roman"/>
          <w:sz w:val="24"/>
          <w:szCs w:val="24"/>
        </w:rPr>
        <w:t>.</w:t>
      </w:r>
    </w:p>
    <w:p w14:paraId="41025E27" w14:textId="2F090BD6" w:rsidR="00AB6127" w:rsidRDefault="00AB6127" w:rsidP="00A43D9D">
      <w:pPr>
        <w:pStyle w:val="Heading1"/>
      </w:pPr>
      <w:bookmarkStart w:id="525" w:name="_Toc128143906"/>
      <w:bookmarkStart w:id="526" w:name="_Toc137151711"/>
      <w:r>
        <w:t>3 Results</w:t>
      </w:r>
      <w:bookmarkEnd w:id="525"/>
      <w:bookmarkEnd w:id="526"/>
    </w:p>
    <w:p w14:paraId="208FC112" w14:textId="64BFA9A6" w:rsidR="0068652B" w:rsidRDefault="00062EA0" w:rsidP="0068652B">
      <w:pPr>
        <w:rPr>
          <w:rFonts w:ascii="Times New Roman" w:hAnsi="Times New Roman" w:cs="Times New Roman"/>
          <w:sz w:val="24"/>
          <w:szCs w:val="24"/>
        </w:rPr>
      </w:pPr>
      <w:r>
        <w:rPr>
          <w:rFonts w:ascii="Times New Roman" w:hAnsi="Times New Roman" w:cs="Times New Roman"/>
          <w:sz w:val="24"/>
          <w:szCs w:val="24"/>
        </w:rPr>
        <w:t>@</w:t>
      </w:r>
      <w:r w:rsidR="00F20BF3">
        <w:rPr>
          <w:rFonts w:ascii="Times New Roman" w:hAnsi="Times New Roman" w:cs="Times New Roman"/>
          <w:sz w:val="24"/>
          <w:szCs w:val="24"/>
        </w:rPr>
        <w:t xml:space="preserve">Mahan </w:t>
      </w:r>
      <w:r w:rsidR="00CF396A">
        <w:rPr>
          <w:rFonts w:ascii="Times New Roman" w:hAnsi="Times New Roman" w:cs="Times New Roman"/>
          <w:sz w:val="24"/>
          <w:szCs w:val="24"/>
        </w:rPr>
        <w:t xml:space="preserve">@Javier </w:t>
      </w:r>
      <w:r w:rsidR="00F20BF3">
        <w:rPr>
          <w:rFonts w:ascii="Times New Roman" w:hAnsi="Times New Roman" w:cs="Times New Roman"/>
          <w:sz w:val="24"/>
          <w:szCs w:val="24"/>
        </w:rPr>
        <w:t xml:space="preserve">and </w:t>
      </w:r>
      <w:r>
        <w:rPr>
          <w:rFonts w:ascii="Times New Roman" w:hAnsi="Times New Roman" w:cs="Times New Roman"/>
          <w:sz w:val="24"/>
          <w:szCs w:val="24"/>
        </w:rPr>
        <w:t>@</w:t>
      </w:r>
      <w:r w:rsidR="00F20BF3">
        <w:rPr>
          <w:rFonts w:ascii="Times New Roman" w:hAnsi="Times New Roman" w:cs="Times New Roman"/>
          <w:sz w:val="24"/>
          <w:szCs w:val="24"/>
        </w:rPr>
        <w:t xml:space="preserve">Yajie to provide the results, </w:t>
      </w:r>
      <w:r>
        <w:rPr>
          <w:rFonts w:ascii="Times New Roman" w:hAnsi="Times New Roman" w:cs="Times New Roman"/>
          <w:sz w:val="24"/>
          <w:szCs w:val="24"/>
        </w:rPr>
        <w:t>@</w:t>
      </w:r>
      <w:r w:rsidR="00F20BF3">
        <w:rPr>
          <w:rFonts w:ascii="Times New Roman" w:hAnsi="Times New Roman" w:cs="Times New Roman"/>
          <w:sz w:val="24"/>
          <w:szCs w:val="24"/>
        </w:rPr>
        <w:t xml:space="preserve">Davit </w:t>
      </w:r>
      <w:r w:rsidR="003E7D25">
        <w:rPr>
          <w:rFonts w:ascii="Times New Roman" w:hAnsi="Times New Roman" w:cs="Times New Roman"/>
          <w:sz w:val="24"/>
          <w:szCs w:val="24"/>
        </w:rPr>
        <w:t xml:space="preserve">and others </w:t>
      </w:r>
      <w:r w:rsidR="00F20BF3">
        <w:rPr>
          <w:rFonts w:ascii="Times New Roman" w:hAnsi="Times New Roman" w:cs="Times New Roman"/>
          <w:sz w:val="24"/>
          <w:szCs w:val="24"/>
        </w:rPr>
        <w:t>to interpret</w:t>
      </w:r>
      <w:r w:rsidR="003E7D25">
        <w:rPr>
          <w:rFonts w:ascii="Times New Roman" w:hAnsi="Times New Roman" w:cs="Times New Roman"/>
          <w:sz w:val="24"/>
          <w:szCs w:val="24"/>
        </w:rPr>
        <w:t>.</w:t>
      </w:r>
    </w:p>
    <w:p w14:paraId="3A2DC8AC" w14:textId="7E6FBA51" w:rsidR="0040578F" w:rsidRPr="0040578F" w:rsidRDefault="0040578F" w:rsidP="0040578F">
      <w:pPr>
        <w:pStyle w:val="NormalWeb"/>
        <w:spacing w:line="276" w:lineRule="auto"/>
        <w:jc w:val="both"/>
      </w:pPr>
      <w:r w:rsidRPr="0040578F">
        <w:t xml:space="preserve">Since performing the Differential Projection Pursuit is computationally expensive in the presence of 1,754,745 cells, we first conducted the mentioned </w:t>
      </w:r>
      <w:ins w:id="527" w:author="Mahan Dastgiri" w:date="2023-09-27T10:46:00Z">
        <w:r w:rsidR="0021715C">
          <w:t>d</w:t>
        </w:r>
      </w:ins>
      <w:del w:id="528" w:author="Mahan Dastgiri" w:date="2023-09-27T10:46:00Z">
        <w:r w:rsidRPr="0040578F" w:rsidDel="0021715C">
          <w:delText>D</w:delText>
        </w:r>
      </w:del>
      <w:r w:rsidRPr="0040578F">
        <w:t xml:space="preserve">ata </w:t>
      </w:r>
      <w:ins w:id="529" w:author="Mahan Dastgiri" w:date="2023-09-27T10:46:00Z">
        <w:r w:rsidR="0021715C">
          <w:t>n</w:t>
        </w:r>
      </w:ins>
      <w:del w:id="530" w:author="Mahan Dastgiri" w:date="2023-09-27T10:46:00Z">
        <w:r w:rsidRPr="0040578F" w:rsidDel="0021715C">
          <w:delText>N</w:delText>
        </w:r>
      </w:del>
      <w:r w:rsidRPr="0040578F">
        <w:t xml:space="preserve">ugget method. After obtaining 3385 refined data nuggets from the </w:t>
      </w:r>
      <w:proofErr w:type="spellStart"/>
      <w:r w:rsidRPr="0040578F">
        <w:t>HEUvsUE</w:t>
      </w:r>
      <w:proofErr w:type="spellEnd"/>
      <w:r w:rsidRPr="0040578F">
        <w:t xml:space="preserve"> dataset, we obtained six projections and conducted varimax rotations on them. We have estimated the density of the stimulated cells</w:t>
      </w:r>
      <w:ins w:id="531" w:author="Mahan Dastgiri" w:date="2023-09-27T10:59:00Z">
        <w:r w:rsidR="00D93869">
          <w:t xml:space="preserve"> </w:t>
        </w:r>
      </w:ins>
      <w:ins w:id="532" w:author="Mahan Dastgiri" w:date="2023-09-27T11:00:00Z">
        <w:r w:rsidR="00D93869">
          <w:t xml:space="preserve">as </w:t>
        </w:r>
      </w:ins>
      <m:oMath>
        <m:acc>
          <m:accPr>
            <m:ctrlPr>
              <w:ins w:id="533" w:author="Mahan Dastgiri" w:date="2023-09-27T11:00:00Z">
                <w:rPr>
                  <w:rFonts w:ascii="Cambria Math" w:eastAsiaTheme="minorEastAsia" w:hAnsi="Cambria Math"/>
                  <w:i/>
                </w:rPr>
              </w:ins>
            </m:ctrlPr>
          </m:accPr>
          <m:e>
            <m:r>
              <w:ins w:id="534" w:author="Mahan Dastgiri" w:date="2023-09-27T11:00:00Z">
                <w:rPr>
                  <w:rFonts w:ascii="Cambria Math" w:eastAsiaTheme="minorEastAsia" w:hAnsi="Cambria Math"/>
                </w:rPr>
                <m:t>f</m:t>
              </w:ins>
            </m:r>
          </m:e>
        </m:acc>
        <m:r>
          <w:ins w:id="535" w:author="Mahan Dastgiri" w:date="2023-09-27T11:00:00Z">
            <m:rPr>
              <m:nor/>
            </m:rPr>
            <w:rPr>
              <w:vertAlign w:val="subscript"/>
            </w:rPr>
            <m:t>1</m:t>
          </w:ins>
        </m:r>
        <m:d>
          <m:dPr>
            <m:ctrlPr>
              <w:ins w:id="536" w:author="Mahan Dastgiri" w:date="2023-09-27T11:00:00Z">
                <w:rPr>
                  <w:rFonts w:ascii="Cambria Math" w:hAnsi="Cambria Math"/>
                  <w:i/>
                </w:rPr>
              </w:ins>
            </m:ctrlPr>
          </m:dPr>
          <m:e>
            <m:r>
              <w:ins w:id="537" w:author="Mahan Dastgiri" w:date="2023-09-27T11:00:00Z">
                <w:rPr>
                  <w:rFonts w:ascii="Cambria Math" w:hAnsi="Cambria Math"/>
                </w:rPr>
                <m:t>y</m:t>
              </w:ins>
            </m:r>
          </m:e>
        </m:d>
      </m:oMath>
      <w:r w:rsidRPr="0040578F">
        <w:t>, the unstimulated cells</w:t>
      </w:r>
      <w:ins w:id="538" w:author="Mahan Dastgiri" w:date="2023-09-27T11:00:00Z">
        <w:r w:rsidR="00D93869">
          <w:t xml:space="preserve"> as </w:t>
        </w:r>
      </w:ins>
      <m:oMath>
        <m:acc>
          <m:accPr>
            <m:ctrlPr>
              <w:ins w:id="539" w:author="Mahan Dastgiri" w:date="2023-09-27T11:00:00Z">
                <w:rPr>
                  <w:rFonts w:ascii="Cambria Math" w:eastAsiaTheme="minorEastAsia" w:hAnsi="Cambria Math"/>
                  <w:i/>
                </w:rPr>
              </w:ins>
            </m:ctrlPr>
          </m:accPr>
          <m:e>
            <m:r>
              <w:ins w:id="540" w:author="Mahan Dastgiri" w:date="2023-09-27T11:00:00Z">
                <w:rPr>
                  <w:rFonts w:ascii="Cambria Math" w:eastAsiaTheme="minorEastAsia" w:hAnsi="Cambria Math"/>
                </w:rPr>
                <m:t>f</m:t>
              </w:ins>
            </m:r>
          </m:e>
        </m:acc>
        <m:r>
          <w:ins w:id="541" w:author="Mahan Dastgiri" w:date="2023-09-27T11:00:00Z">
            <m:rPr>
              <m:nor/>
            </m:rPr>
            <w:rPr>
              <w:vertAlign w:val="subscript"/>
            </w:rPr>
            <m:t>2</m:t>
          </w:ins>
        </m:r>
        <m:d>
          <m:dPr>
            <m:ctrlPr>
              <w:ins w:id="542" w:author="Mahan Dastgiri" w:date="2023-09-27T11:00:00Z">
                <w:rPr>
                  <w:rFonts w:ascii="Cambria Math" w:hAnsi="Cambria Math"/>
                  <w:i/>
                </w:rPr>
              </w:ins>
            </m:ctrlPr>
          </m:dPr>
          <m:e>
            <m:r>
              <w:ins w:id="543" w:author="Mahan Dastgiri" w:date="2023-09-27T11:00:00Z">
                <w:rPr>
                  <w:rFonts w:ascii="Cambria Math" w:hAnsi="Cambria Math"/>
                </w:rPr>
                <m:t>y</m:t>
              </w:ins>
            </m:r>
          </m:e>
        </m:d>
      </m:oMath>
      <w:r w:rsidRPr="0040578F">
        <w:t>, and the difference between them</w:t>
      </w:r>
      <w:ins w:id="544" w:author="Mahan Dastgiri" w:date="2023-09-27T11:00:00Z">
        <w:r w:rsidR="00D93869">
          <w:t xml:space="preserve"> as </w:t>
        </w:r>
      </w:ins>
      <m:oMath>
        <m:acc>
          <m:accPr>
            <m:ctrlPr>
              <w:ins w:id="545" w:author="Mahan Dastgiri" w:date="2023-09-27T11:00:00Z">
                <w:rPr>
                  <w:rFonts w:ascii="Cambria Math" w:eastAsiaTheme="minorEastAsia" w:hAnsi="Cambria Math"/>
                  <w:i/>
                </w:rPr>
              </w:ins>
            </m:ctrlPr>
          </m:accPr>
          <m:e>
            <m:r>
              <w:ins w:id="546" w:author="Mahan Dastgiri" w:date="2023-09-27T11:00:00Z">
                <w:rPr>
                  <w:rFonts w:ascii="Cambria Math" w:eastAsiaTheme="minorEastAsia" w:hAnsi="Cambria Math"/>
                </w:rPr>
                <m:t>f</m:t>
              </w:ins>
            </m:r>
          </m:e>
        </m:acc>
        <m:r>
          <w:ins w:id="547" w:author="Mahan Dastgiri" w:date="2023-09-27T11:00:00Z">
            <m:rPr>
              <m:nor/>
            </m:rPr>
            <w:rPr>
              <w:vertAlign w:val="subscript"/>
            </w:rPr>
            <m:t>1</m:t>
          </w:ins>
        </m:r>
        <m:d>
          <m:dPr>
            <m:ctrlPr>
              <w:ins w:id="548" w:author="Mahan Dastgiri" w:date="2023-09-27T11:00:00Z">
                <w:rPr>
                  <w:rFonts w:ascii="Cambria Math" w:hAnsi="Cambria Math"/>
                  <w:i/>
                </w:rPr>
              </w:ins>
            </m:ctrlPr>
          </m:dPr>
          <m:e>
            <m:r>
              <w:ins w:id="549" w:author="Mahan Dastgiri" w:date="2023-09-27T11:00:00Z">
                <w:rPr>
                  <w:rFonts w:ascii="Cambria Math" w:hAnsi="Cambria Math"/>
                </w:rPr>
                <m:t>y</m:t>
              </w:ins>
            </m:r>
          </m:e>
        </m:d>
      </m:oMath>
      <w:ins w:id="550" w:author="Mahan Dastgiri" w:date="2023-09-27T11:00:00Z">
        <w:r w:rsidR="00D93869">
          <w:t xml:space="preserve"> </w:t>
        </w:r>
      </w:ins>
      <w:ins w:id="551" w:author="Mahan Dastgiri" w:date="2023-09-27T11:01:00Z">
        <w:r w:rsidR="00D93869">
          <w:sym w:font="Symbol" w:char="F02D"/>
        </w:r>
        <w:r w:rsidR="00D93869">
          <w:t xml:space="preserve"> </w:t>
        </w:r>
      </w:ins>
      <m:oMath>
        <m:acc>
          <m:accPr>
            <m:ctrlPr>
              <w:ins w:id="552" w:author="Mahan Dastgiri" w:date="2023-09-27T11:01:00Z">
                <w:rPr>
                  <w:rFonts w:ascii="Cambria Math" w:eastAsiaTheme="minorEastAsia" w:hAnsi="Cambria Math"/>
                  <w:i/>
                </w:rPr>
              </w:ins>
            </m:ctrlPr>
          </m:accPr>
          <m:e>
            <m:r>
              <w:ins w:id="553" w:author="Mahan Dastgiri" w:date="2023-09-27T11:01:00Z">
                <w:rPr>
                  <w:rFonts w:ascii="Cambria Math" w:eastAsiaTheme="minorEastAsia" w:hAnsi="Cambria Math"/>
                </w:rPr>
                <m:t>f</m:t>
              </w:ins>
            </m:r>
          </m:e>
        </m:acc>
        <m:r>
          <w:ins w:id="554" w:author="Mahan Dastgiri" w:date="2023-09-27T11:01:00Z">
            <m:rPr>
              <m:nor/>
            </m:rPr>
            <w:rPr>
              <w:vertAlign w:val="subscript"/>
            </w:rPr>
            <m:t>2</m:t>
          </w:ins>
        </m:r>
        <m:d>
          <m:dPr>
            <m:ctrlPr>
              <w:ins w:id="555" w:author="Mahan Dastgiri" w:date="2023-09-27T11:01:00Z">
                <w:rPr>
                  <w:rFonts w:ascii="Cambria Math" w:hAnsi="Cambria Math"/>
                  <w:i/>
                </w:rPr>
              </w:ins>
            </m:ctrlPr>
          </m:dPr>
          <m:e>
            <m:r>
              <w:ins w:id="556" w:author="Mahan Dastgiri" w:date="2023-09-27T11:01:00Z">
                <w:rPr>
                  <w:rFonts w:ascii="Cambria Math" w:hAnsi="Cambria Math"/>
                </w:rPr>
                <m:t>y</m:t>
              </w:ins>
            </m:r>
          </m:e>
        </m:d>
      </m:oMath>
      <w:r w:rsidRPr="0040578F">
        <w:t xml:space="preserve">, which </w:t>
      </w:r>
      <w:ins w:id="557" w:author="Mahan Dastgiri" w:date="2023-09-27T11:02:00Z">
        <w:r w:rsidR="00D93869">
          <w:t>are</w:t>
        </w:r>
      </w:ins>
      <w:del w:id="558" w:author="Mahan Dastgiri" w:date="2023-09-27T11:02:00Z">
        <w:r w:rsidRPr="0040578F" w:rsidDel="00D93869">
          <w:delText>is</w:delText>
        </w:r>
      </w:del>
      <w:r w:rsidRPr="0040578F">
        <w:t xml:space="preserve"> plotted in Figure 1. The column of graphs on the right shows several blue clusters where the stimulated cells were more abundant than the unstimulated. Alternatively, the red clusters are the regions where the unstimulated cells are more abundant than the stimulated. </w:t>
      </w:r>
    </w:p>
    <w:p w14:paraId="097852E4" w14:textId="309C65DB" w:rsidR="0040578F" w:rsidRPr="0040578F" w:rsidRDefault="0040578F" w:rsidP="0040578F">
      <w:pPr>
        <w:spacing w:line="276" w:lineRule="auto"/>
        <w:jc w:val="both"/>
        <w:rPr>
          <w:rFonts w:ascii="Times New Roman" w:hAnsi="Times New Roman" w:cs="Times New Roman"/>
          <w:sz w:val="24"/>
          <w:szCs w:val="24"/>
        </w:rPr>
      </w:pPr>
      <w:moveFromRangeStart w:id="559" w:author="Mahan Dastgiri" w:date="2023-09-27T13:57:00Z" w:name="move146715444"/>
      <w:moveFrom w:id="560" w:author="Mahan Dastgiri" w:date="2023-09-27T13:57:00Z">
        <w:r w:rsidRPr="0040578F" w:rsidDel="007178CC">
          <w:rPr>
            <w:rFonts w:ascii="Times New Roman" w:hAnsi="Times New Roman" w:cs="Times New Roman"/>
            <w:sz w:val="24"/>
            <w:szCs w:val="24"/>
          </w:rPr>
          <w:t xml:space="preserve">We then conducted SVM based on the 2-d projections and predicted the red and blue regions. </w:t>
        </w:r>
      </w:moveFrom>
      <w:moveFromRangeEnd w:id="559"/>
      <w:moveToRangeStart w:id="561" w:author="Mahan Dastgiri" w:date="2023-09-27T13:57:00Z" w:name="move146715444"/>
      <w:moveTo w:id="562" w:author="Mahan Dastgiri" w:date="2023-09-27T13:57:00Z">
        <w:r w:rsidR="007178CC" w:rsidRPr="0040578F">
          <w:rPr>
            <w:rFonts w:ascii="Times New Roman" w:hAnsi="Times New Roman" w:cs="Times New Roman"/>
            <w:sz w:val="24"/>
            <w:szCs w:val="24"/>
          </w:rPr>
          <w:t xml:space="preserve">We then conducted SVM based on the 2-d projections and predicted the red and blue regions. </w:t>
        </w:r>
      </w:moveTo>
      <w:moveToRangeEnd w:id="561"/>
      <w:r w:rsidRPr="0040578F">
        <w:rPr>
          <w:rFonts w:ascii="Times New Roman" w:hAnsi="Times New Roman" w:cs="Times New Roman"/>
          <w:sz w:val="24"/>
          <w:szCs w:val="24"/>
        </w:rPr>
        <w:t>In Table 2, we see the proportion of stimulated and unstimulated cells from the total in the predicted blue region for each projection, as well as the percentage and counts of the stimulated and unstimulated cells for the region. For the rest of the analysis, we focused on projections 1 and 3. Figure 2 pictures the projected data nuggets for the first and third projections displayed in Figure 1. The left plots are the projected data nuggets, while the right plots are the projected raw data using the same projection matrices. In the middle, we have the estimated densities using the data nuggets with contours.</w:t>
      </w:r>
    </w:p>
    <w:p w14:paraId="6810B796" w14:textId="0FBE62DD" w:rsidR="0040578F" w:rsidRPr="0040578F" w:rsidRDefault="007178CC" w:rsidP="0040578F">
      <w:pPr>
        <w:spacing w:line="276" w:lineRule="auto"/>
        <w:jc w:val="both"/>
        <w:rPr>
          <w:rFonts w:ascii="Times New Roman" w:hAnsi="Times New Roman" w:cs="Times New Roman"/>
          <w:sz w:val="24"/>
          <w:szCs w:val="24"/>
        </w:rPr>
      </w:pPr>
      <w:ins w:id="563" w:author="Mahan Dastgiri" w:date="2023-09-27T13:53:00Z">
        <w:r>
          <w:rPr>
            <w:rFonts w:ascii="Times New Roman" w:hAnsi="Times New Roman" w:cs="Times New Roman"/>
            <w:sz w:val="24"/>
            <w:szCs w:val="24"/>
          </w:rPr>
          <w:lastRenderedPageBreak/>
          <w:t xml:space="preserve">Figure 3 shows the </w:t>
        </w:r>
      </w:ins>
      <w:ins w:id="564" w:author="Mahan Dastgiri" w:date="2023-09-27T13:54:00Z">
        <w:r>
          <w:rPr>
            <w:rFonts w:ascii="Times New Roman" w:hAnsi="Times New Roman" w:cs="Times New Roman"/>
            <w:sz w:val="24"/>
            <w:szCs w:val="24"/>
          </w:rPr>
          <w:t>protein expression levels for the</w:t>
        </w:r>
      </w:ins>
      <w:ins w:id="565" w:author="Mahan Dastgiri" w:date="2023-09-27T14:00:00Z">
        <w:r>
          <w:rPr>
            <w:rFonts w:ascii="Times New Roman" w:hAnsi="Times New Roman" w:cs="Times New Roman"/>
            <w:sz w:val="24"/>
            <w:szCs w:val="24"/>
          </w:rPr>
          <w:t xml:space="preserve"> predicted </w:t>
        </w:r>
        <w:r w:rsidR="00E61688">
          <w:rPr>
            <w:rFonts w:ascii="Times New Roman" w:hAnsi="Times New Roman" w:cs="Times New Roman"/>
            <w:sz w:val="24"/>
            <w:szCs w:val="24"/>
          </w:rPr>
          <w:t xml:space="preserve">blue and red regions we obtained. </w:t>
        </w:r>
      </w:ins>
      <w:r w:rsidR="0040578F" w:rsidRPr="0040578F">
        <w:rPr>
          <w:rFonts w:ascii="Times New Roman" w:hAnsi="Times New Roman" w:cs="Times New Roman"/>
          <w:sz w:val="24"/>
          <w:szCs w:val="24"/>
        </w:rPr>
        <w:t xml:space="preserve">The loading for each surface protein for projections one and three is represented in the loading plots shown in Figure </w:t>
      </w:r>
      <w:ins w:id="566" w:author="Mahan Dastgiri" w:date="2023-09-27T13:48:00Z">
        <w:r w:rsidR="00360BEB">
          <w:rPr>
            <w:rFonts w:ascii="Times New Roman" w:hAnsi="Times New Roman" w:cs="Times New Roman"/>
            <w:sz w:val="24"/>
            <w:szCs w:val="24"/>
          </w:rPr>
          <w:t>4</w:t>
        </w:r>
      </w:ins>
      <w:del w:id="567" w:author="Mahan Dastgiri" w:date="2023-09-27T13:48:00Z">
        <w:r w:rsidR="0040578F" w:rsidRPr="0040578F" w:rsidDel="00360BEB">
          <w:rPr>
            <w:rFonts w:ascii="Times New Roman" w:hAnsi="Times New Roman" w:cs="Times New Roman"/>
            <w:sz w:val="24"/>
            <w:szCs w:val="24"/>
          </w:rPr>
          <w:delText>3</w:delText>
        </w:r>
      </w:del>
      <w:r w:rsidR="0040578F" w:rsidRPr="0040578F">
        <w:rPr>
          <w:rFonts w:ascii="Times New Roman" w:hAnsi="Times New Roman" w:cs="Times New Roman"/>
          <w:sz w:val="24"/>
          <w:szCs w:val="24"/>
        </w:rPr>
        <w:t xml:space="preserve">. For the first projection, proteins FITC-A and PerCP-Cy5-5-A contribute significantly to the first direction, while proteins APC-A, APC-Cy7-A, and PE-Cy7-A strongly correlate with the second direction. For the third projection, proteins APC-Cy7-A and PE-A made significant contributions to the first direction, and proteins Alex 700-A, APC-A, and PerCP-Cy5-5-A have strong relationships with the second direction. </w:t>
      </w:r>
    </w:p>
    <w:p w14:paraId="3F83316C" w14:textId="265885C2" w:rsidR="0040578F" w:rsidRDefault="0040578F" w:rsidP="0040578F">
      <w:pPr>
        <w:spacing w:line="276" w:lineRule="auto"/>
        <w:rPr>
          <w:ins w:id="568" w:author="Mahan Dastgiri" w:date="2023-09-27T15:01:00Z"/>
          <w:rFonts w:ascii="Times New Roman" w:hAnsi="Times New Roman" w:cs="Times New Roman"/>
          <w:sz w:val="24"/>
          <w:szCs w:val="24"/>
        </w:rPr>
      </w:pPr>
      <w:proofErr w:type="gramStart"/>
      <w:r w:rsidRPr="0040578F">
        <w:rPr>
          <w:rFonts w:ascii="Times New Roman" w:hAnsi="Times New Roman" w:cs="Times New Roman"/>
          <w:sz w:val="24"/>
          <w:szCs w:val="24"/>
        </w:rPr>
        <w:t>In order to</w:t>
      </w:r>
      <w:proofErr w:type="gramEnd"/>
      <w:r w:rsidRPr="0040578F">
        <w:rPr>
          <w:rFonts w:ascii="Times New Roman" w:hAnsi="Times New Roman" w:cs="Times New Roman"/>
          <w:sz w:val="24"/>
          <w:szCs w:val="24"/>
        </w:rPr>
        <w:t xml:space="preserve"> detect clusters of interest, weighted K-means was applied to the predicted blue regions for the first and third projections,</w:t>
      </w:r>
      <w:ins w:id="569" w:author="Mahan Dastgiri" w:date="2023-09-27T13:30:00Z">
        <w:r w:rsidR="00925EE1">
          <w:rPr>
            <w:rFonts w:ascii="Times New Roman" w:hAnsi="Times New Roman" w:cs="Times New Roman"/>
            <w:sz w:val="24"/>
            <w:szCs w:val="24"/>
          </w:rPr>
          <w:t xml:space="preserve"> where w</w:t>
        </w:r>
      </w:ins>
      <w:moveToRangeStart w:id="570" w:author="Mahan Dastgiri" w:date="2023-09-27T13:30:00Z" w:name="move146713855"/>
      <w:moveTo w:id="571" w:author="Mahan Dastgiri" w:date="2023-09-27T13:30:00Z">
        <w:del w:id="572" w:author="Mahan Dastgiri" w:date="2023-09-27T13:30:00Z">
          <w:r w:rsidR="00925EE1" w:rsidRPr="0040578F" w:rsidDel="00925EE1">
            <w:rPr>
              <w:rFonts w:ascii="Times New Roman" w:hAnsi="Times New Roman" w:cs="Times New Roman"/>
              <w:sz w:val="24"/>
              <w:szCs w:val="24"/>
            </w:rPr>
            <w:delText>W</w:delText>
          </w:r>
        </w:del>
        <w:r w:rsidR="00925EE1" w:rsidRPr="0040578F">
          <w:rPr>
            <w:rFonts w:ascii="Times New Roman" w:hAnsi="Times New Roman" w:cs="Times New Roman"/>
            <w:sz w:val="24"/>
            <w:szCs w:val="24"/>
          </w:rPr>
          <w:t>eighted within-cluster sum of squares was used to choose the optimal number of clusters.</w:t>
        </w:r>
      </w:moveTo>
      <w:moveToRangeEnd w:id="570"/>
      <w:r w:rsidRPr="0040578F">
        <w:rPr>
          <w:rFonts w:ascii="Times New Roman" w:hAnsi="Times New Roman" w:cs="Times New Roman"/>
          <w:sz w:val="24"/>
          <w:szCs w:val="24"/>
        </w:rPr>
        <w:t xml:space="preserve"> </w:t>
      </w:r>
      <w:moveToRangeStart w:id="573" w:author="Mahan Dastgiri" w:date="2023-09-27T13:31:00Z" w:name="move146713876"/>
      <w:moveTo w:id="574" w:author="Mahan Dastgiri" w:date="2023-09-27T13:31:00Z">
        <w:r w:rsidR="00925EE1" w:rsidRPr="0040578F">
          <w:rPr>
            <w:rFonts w:ascii="Times New Roman" w:hAnsi="Times New Roman" w:cs="Times New Roman"/>
            <w:sz w:val="24"/>
            <w:szCs w:val="24"/>
          </w:rPr>
          <w:t xml:space="preserve">The optimal number of clusters was 5 and 7 for projections </w:t>
        </w:r>
      </w:moveTo>
      <w:ins w:id="575" w:author="Mahan Dastgiri" w:date="2023-09-27T13:31:00Z">
        <w:r w:rsidR="00925EE1">
          <w:rPr>
            <w:rFonts w:ascii="Times New Roman" w:hAnsi="Times New Roman" w:cs="Times New Roman"/>
            <w:sz w:val="24"/>
            <w:szCs w:val="24"/>
          </w:rPr>
          <w:t xml:space="preserve">one </w:t>
        </w:r>
      </w:ins>
      <w:moveTo w:id="576" w:author="Mahan Dastgiri" w:date="2023-09-27T13:31:00Z">
        <w:del w:id="577" w:author="Mahan Dastgiri" w:date="2023-09-27T13:31:00Z">
          <w:r w:rsidR="00925EE1" w:rsidRPr="0040578F" w:rsidDel="00925EE1">
            <w:rPr>
              <w:rFonts w:ascii="Times New Roman" w:hAnsi="Times New Roman" w:cs="Times New Roman"/>
              <w:sz w:val="24"/>
              <w:szCs w:val="24"/>
            </w:rPr>
            <w:delText xml:space="preserve">1 </w:delText>
          </w:r>
        </w:del>
        <w:r w:rsidR="00925EE1" w:rsidRPr="0040578F">
          <w:rPr>
            <w:rFonts w:ascii="Times New Roman" w:hAnsi="Times New Roman" w:cs="Times New Roman"/>
            <w:sz w:val="24"/>
            <w:szCs w:val="24"/>
          </w:rPr>
          <w:t xml:space="preserve">and </w:t>
        </w:r>
      </w:moveTo>
      <w:ins w:id="578" w:author="Mahan Dastgiri" w:date="2023-09-27T13:31:00Z">
        <w:r w:rsidR="00925EE1">
          <w:rPr>
            <w:rFonts w:ascii="Times New Roman" w:hAnsi="Times New Roman" w:cs="Times New Roman"/>
            <w:sz w:val="24"/>
            <w:szCs w:val="24"/>
          </w:rPr>
          <w:t>three</w:t>
        </w:r>
      </w:ins>
      <w:moveTo w:id="579" w:author="Mahan Dastgiri" w:date="2023-09-27T13:31:00Z">
        <w:del w:id="580" w:author="Mahan Dastgiri" w:date="2023-09-27T13:31:00Z">
          <w:r w:rsidR="00925EE1" w:rsidRPr="0040578F" w:rsidDel="00925EE1">
            <w:rPr>
              <w:rFonts w:ascii="Times New Roman" w:hAnsi="Times New Roman" w:cs="Times New Roman"/>
              <w:sz w:val="24"/>
              <w:szCs w:val="24"/>
            </w:rPr>
            <w:delText>3</w:delText>
          </w:r>
        </w:del>
        <w:r w:rsidR="00925EE1" w:rsidRPr="0040578F">
          <w:rPr>
            <w:rFonts w:ascii="Times New Roman" w:hAnsi="Times New Roman" w:cs="Times New Roman"/>
            <w:sz w:val="24"/>
            <w:szCs w:val="24"/>
          </w:rPr>
          <w:t>,</w:t>
        </w:r>
      </w:moveTo>
      <w:ins w:id="581" w:author="Mahan Dastgiri" w:date="2023-09-27T13:37:00Z">
        <w:r w:rsidR="00925EE1">
          <w:rPr>
            <w:rFonts w:ascii="Times New Roman" w:hAnsi="Times New Roman" w:cs="Times New Roman"/>
            <w:sz w:val="24"/>
            <w:szCs w:val="24"/>
          </w:rPr>
          <w:t xml:space="preserve"> respectively.</w:t>
        </w:r>
      </w:ins>
      <w:ins w:id="582" w:author="Mahan Dastgiri" w:date="2023-09-27T13:32:00Z">
        <w:r w:rsidR="00925EE1">
          <w:rPr>
            <w:rFonts w:ascii="Times New Roman" w:hAnsi="Times New Roman" w:cs="Times New Roman"/>
            <w:sz w:val="24"/>
            <w:szCs w:val="24"/>
          </w:rPr>
          <w:t xml:space="preserve"> </w:t>
        </w:r>
      </w:ins>
      <w:ins w:id="583" w:author="Mahan Dastgiri" w:date="2023-09-27T13:37:00Z">
        <w:r w:rsidR="00925EE1">
          <w:rPr>
            <w:rFonts w:ascii="Times New Roman" w:hAnsi="Times New Roman" w:cs="Times New Roman"/>
            <w:sz w:val="24"/>
            <w:szCs w:val="24"/>
          </w:rPr>
          <w:t xml:space="preserve">The clustering </w:t>
        </w:r>
      </w:ins>
      <w:ins w:id="584" w:author="Mahan Dastgiri" w:date="2023-09-27T13:32:00Z">
        <w:r w:rsidR="00925EE1">
          <w:rPr>
            <w:rFonts w:ascii="Times New Roman" w:hAnsi="Times New Roman" w:cs="Times New Roman"/>
            <w:sz w:val="24"/>
            <w:szCs w:val="24"/>
          </w:rPr>
          <w:t>results are pictured</w:t>
        </w:r>
      </w:ins>
      <w:moveTo w:id="585" w:author="Mahan Dastgiri" w:date="2023-09-27T13:31:00Z">
        <w:r w:rsidR="00925EE1" w:rsidRPr="0040578F">
          <w:rPr>
            <w:rFonts w:ascii="Times New Roman" w:hAnsi="Times New Roman" w:cs="Times New Roman"/>
            <w:sz w:val="24"/>
            <w:szCs w:val="24"/>
          </w:rPr>
          <w:t xml:space="preserve"> </w:t>
        </w:r>
      </w:moveTo>
      <w:ins w:id="586" w:author="Mahan Dastgiri" w:date="2023-09-27T13:32:00Z">
        <w:r w:rsidR="00925EE1" w:rsidRPr="0040578F">
          <w:rPr>
            <w:rFonts w:ascii="Times New Roman" w:hAnsi="Times New Roman" w:cs="Times New Roman"/>
            <w:sz w:val="24"/>
            <w:szCs w:val="24"/>
          </w:rPr>
          <w:t xml:space="preserve">in Figure </w:t>
        </w:r>
      </w:ins>
      <w:ins w:id="587" w:author="Mahan Dastgiri" w:date="2023-09-27T13:48:00Z">
        <w:r w:rsidR="00360BEB">
          <w:rPr>
            <w:rFonts w:ascii="Times New Roman" w:hAnsi="Times New Roman" w:cs="Times New Roman"/>
            <w:sz w:val="24"/>
            <w:szCs w:val="24"/>
          </w:rPr>
          <w:t>5</w:t>
        </w:r>
      </w:ins>
      <w:ins w:id="588" w:author="Mahan Dastgiri" w:date="2023-09-27T13:32:00Z">
        <w:r w:rsidR="00925EE1" w:rsidRPr="0040578F">
          <w:rPr>
            <w:rFonts w:ascii="Times New Roman" w:hAnsi="Times New Roman" w:cs="Times New Roman"/>
            <w:sz w:val="24"/>
            <w:szCs w:val="24"/>
          </w:rPr>
          <w:t xml:space="preserve"> and Figure </w:t>
        </w:r>
      </w:ins>
      <w:ins w:id="589" w:author="Mahan Dastgiri" w:date="2023-09-27T13:48:00Z">
        <w:r w:rsidR="00360BEB">
          <w:rPr>
            <w:rFonts w:ascii="Times New Roman" w:hAnsi="Times New Roman" w:cs="Times New Roman"/>
            <w:sz w:val="24"/>
            <w:szCs w:val="24"/>
          </w:rPr>
          <w:t>6</w:t>
        </w:r>
      </w:ins>
      <w:ins w:id="590" w:author="Mahan Dastgiri" w:date="2023-09-27T13:32:00Z">
        <w:r w:rsidR="00925EE1" w:rsidRPr="0040578F">
          <w:rPr>
            <w:rFonts w:ascii="Times New Roman" w:hAnsi="Times New Roman" w:cs="Times New Roman"/>
            <w:sz w:val="24"/>
            <w:szCs w:val="24"/>
          </w:rPr>
          <w:t xml:space="preserve">, </w:t>
        </w:r>
      </w:ins>
      <w:ins w:id="591" w:author="Mahan Dastgiri" w:date="2023-09-27T13:37:00Z">
        <w:r w:rsidR="00925EE1">
          <w:rPr>
            <w:rFonts w:ascii="Times New Roman" w:hAnsi="Times New Roman" w:cs="Times New Roman"/>
            <w:sz w:val="24"/>
            <w:szCs w:val="24"/>
          </w:rPr>
          <w:t>acco</w:t>
        </w:r>
      </w:ins>
      <w:ins w:id="592" w:author="Mahan Dastgiri" w:date="2023-09-27T13:38:00Z">
        <w:r w:rsidR="00925EE1">
          <w:rPr>
            <w:rFonts w:ascii="Times New Roman" w:hAnsi="Times New Roman" w:cs="Times New Roman"/>
            <w:sz w:val="24"/>
            <w:szCs w:val="24"/>
          </w:rPr>
          <w:t>rdingly</w:t>
        </w:r>
      </w:ins>
      <w:moveTo w:id="593" w:author="Mahan Dastgiri" w:date="2023-09-27T13:31:00Z">
        <w:del w:id="594" w:author="Mahan Dastgiri" w:date="2023-09-27T13:32:00Z">
          <w:r w:rsidR="00925EE1" w:rsidRPr="0040578F" w:rsidDel="00925EE1">
            <w:rPr>
              <w:rFonts w:ascii="Times New Roman" w:hAnsi="Times New Roman" w:cs="Times New Roman"/>
              <w:sz w:val="24"/>
              <w:szCs w:val="24"/>
            </w:rPr>
            <w:delText>r</w:delText>
          </w:r>
        </w:del>
        <w:del w:id="595" w:author="Mahan Dastgiri" w:date="2023-09-27T13:37:00Z">
          <w:r w:rsidR="00925EE1" w:rsidRPr="0040578F" w:rsidDel="00925EE1">
            <w:rPr>
              <w:rFonts w:ascii="Times New Roman" w:hAnsi="Times New Roman" w:cs="Times New Roman"/>
              <w:sz w:val="24"/>
              <w:szCs w:val="24"/>
            </w:rPr>
            <w:delText>espectively</w:delText>
          </w:r>
        </w:del>
        <w:r w:rsidR="00925EE1" w:rsidRPr="0040578F">
          <w:rPr>
            <w:rFonts w:ascii="Times New Roman" w:hAnsi="Times New Roman" w:cs="Times New Roman"/>
            <w:sz w:val="24"/>
            <w:szCs w:val="24"/>
          </w:rPr>
          <w:t>.</w:t>
        </w:r>
      </w:moveTo>
      <w:moveToRangeEnd w:id="573"/>
      <w:del w:id="596" w:author="Mahan Dastgiri" w:date="2023-09-27T13:31:00Z">
        <w:r w:rsidRPr="0040578F" w:rsidDel="00925EE1">
          <w:rPr>
            <w:rFonts w:ascii="Times New Roman" w:hAnsi="Times New Roman" w:cs="Times New Roman"/>
            <w:sz w:val="24"/>
            <w:szCs w:val="24"/>
          </w:rPr>
          <w:delText>and</w:delText>
        </w:r>
      </w:del>
      <w:del w:id="597" w:author="Mahan Dastgiri" w:date="2023-09-27T13:32:00Z">
        <w:r w:rsidRPr="0040578F" w:rsidDel="00925EE1">
          <w:rPr>
            <w:rFonts w:ascii="Times New Roman" w:hAnsi="Times New Roman" w:cs="Times New Roman"/>
            <w:sz w:val="24"/>
            <w:szCs w:val="24"/>
          </w:rPr>
          <w:delText xml:space="preserve"> </w:delText>
        </w:r>
      </w:del>
      <w:del w:id="598" w:author="Mahan Dastgiri" w:date="2023-09-27T13:31:00Z">
        <w:r w:rsidRPr="0040578F" w:rsidDel="00925EE1">
          <w:rPr>
            <w:rFonts w:ascii="Times New Roman" w:hAnsi="Times New Roman" w:cs="Times New Roman"/>
            <w:sz w:val="24"/>
            <w:szCs w:val="24"/>
          </w:rPr>
          <w:delText>t</w:delText>
        </w:r>
      </w:del>
      <w:del w:id="599" w:author="Mahan Dastgiri" w:date="2023-09-27T13:32:00Z">
        <w:r w:rsidRPr="0040578F" w:rsidDel="00925EE1">
          <w:rPr>
            <w:rFonts w:ascii="Times New Roman" w:hAnsi="Times New Roman" w:cs="Times New Roman"/>
            <w:sz w:val="24"/>
            <w:szCs w:val="24"/>
          </w:rPr>
          <w:delText xml:space="preserve">he clustering results are pictured in Figure 4 and Figure 5, respectively. </w:delText>
        </w:r>
      </w:del>
      <w:moveFromRangeStart w:id="600" w:author="Mahan Dastgiri" w:date="2023-09-27T13:30:00Z" w:name="move146713855"/>
      <w:moveFrom w:id="601" w:author="Mahan Dastgiri" w:date="2023-09-27T13:30:00Z">
        <w:r w:rsidRPr="0040578F" w:rsidDel="00925EE1">
          <w:rPr>
            <w:rFonts w:ascii="Times New Roman" w:hAnsi="Times New Roman" w:cs="Times New Roman"/>
            <w:sz w:val="24"/>
            <w:szCs w:val="24"/>
          </w:rPr>
          <w:t xml:space="preserve">Weighted within-cluster sum of squares was used to choose the optimal number of clusters. </w:t>
        </w:r>
      </w:moveFrom>
      <w:moveFromRangeStart w:id="602" w:author="Mahan Dastgiri" w:date="2023-09-27T13:31:00Z" w:name="move146713876"/>
      <w:moveFromRangeEnd w:id="600"/>
      <w:moveFrom w:id="603" w:author="Mahan Dastgiri" w:date="2023-09-27T13:31:00Z">
        <w:r w:rsidRPr="0040578F" w:rsidDel="00925EE1">
          <w:rPr>
            <w:rFonts w:ascii="Times New Roman" w:hAnsi="Times New Roman" w:cs="Times New Roman"/>
            <w:sz w:val="24"/>
            <w:szCs w:val="24"/>
          </w:rPr>
          <w:t>The optimal number of clusters was 5 and 7 for projections 1 and 3, respectively.</w:t>
        </w:r>
      </w:moveFrom>
      <w:moveFromRangeEnd w:id="602"/>
      <w:r w:rsidRPr="0040578F">
        <w:rPr>
          <w:rFonts w:ascii="Times New Roman" w:hAnsi="Times New Roman" w:cs="Times New Roman"/>
          <w:sz w:val="24"/>
          <w:szCs w:val="24"/>
        </w:rPr>
        <w:t xml:space="preserve"> The box plots in Figures </w:t>
      </w:r>
      <w:ins w:id="604" w:author="Mahan Dastgiri" w:date="2023-09-27T13:49:00Z">
        <w:r w:rsidR="00360BEB">
          <w:rPr>
            <w:rFonts w:ascii="Times New Roman" w:hAnsi="Times New Roman" w:cs="Times New Roman"/>
            <w:sz w:val="24"/>
            <w:szCs w:val="24"/>
          </w:rPr>
          <w:t>5</w:t>
        </w:r>
      </w:ins>
      <w:del w:id="605" w:author="Mahan Dastgiri" w:date="2023-09-27T13:49:00Z">
        <w:r w:rsidRPr="0040578F" w:rsidDel="00360BEB">
          <w:rPr>
            <w:rFonts w:ascii="Times New Roman" w:hAnsi="Times New Roman" w:cs="Times New Roman"/>
            <w:sz w:val="24"/>
            <w:szCs w:val="24"/>
          </w:rPr>
          <w:delText>4</w:delText>
        </w:r>
      </w:del>
      <w:r w:rsidRPr="0040578F">
        <w:rPr>
          <w:rFonts w:ascii="Times New Roman" w:hAnsi="Times New Roman" w:cs="Times New Roman"/>
          <w:sz w:val="24"/>
          <w:szCs w:val="24"/>
        </w:rPr>
        <w:t xml:space="preserve"> and </w:t>
      </w:r>
      <w:ins w:id="606" w:author="Mahan Dastgiri" w:date="2023-09-27T13:49:00Z">
        <w:r w:rsidR="00360BEB">
          <w:rPr>
            <w:rFonts w:ascii="Times New Roman" w:hAnsi="Times New Roman" w:cs="Times New Roman"/>
            <w:sz w:val="24"/>
            <w:szCs w:val="24"/>
          </w:rPr>
          <w:t>6</w:t>
        </w:r>
      </w:ins>
      <w:del w:id="607" w:author="Mahan Dastgiri" w:date="2023-09-27T13:49:00Z">
        <w:r w:rsidRPr="0040578F" w:rsidDel="00360BEB">
          <w:rPr>
            <w:rFonts w:ascii="Times New Roman" w:hAnsi="Times New Roman" w:cs="Times New Roman"/>
            <w:sz w:val="24"/>
            <w:szCs w:val="24"/>
          </w:rPr>
          <w:delText>5</w:delText>
        </w:r>
      </w:del>
      <w:r w:rsidRPr="0040578F">
        <w:rPr>
          <w:rFonts w:ascii="Times New Roman" w:hAnsi="Times New Roman" w:cs="Times New Roman"/>
          <w:sz w:val="24"/>
          <w:szCs w:val="24"/>
        </w:rPr>
        <w:t xml:space="preserve"> show the protein expression levels for each cluster</w:t>
      </w:r>
      <w:ins w:id="608" w:author="Mahan Dastgiri" w:date="2023-09-27T13:39:00Z">
        <w:r w:rsidR="00925EE1">
          <w:rPr>
            <w:rFonts w:ascii="Times New Roman" w:hAnsi="Times New Roman" w:cs="Times New Roman"/>
            <w:sz w:val="24"/>
            <w:szCs w:val="24"/>
          </w:rPr>
          <w:t xml:space="preserve">, while the plots on the left picture the </w:t>
        </w:r>
      </w:ins>
      <w:ins w:id="609" w:author="Mahan Dastgiri" w:date="2023-09-27T14:07:00Z">
        <w:r w:rsidR="00D44B82">
          <w:rPr>
            <w:rFonts w:ascii="Times New Roman" w:hAnsi="Times New Roman" w:cs="Times New Roman"/>
            <w:sz w:val="24"/>
            <w:szCs w:val="24"/>
          </w:rPr>
          <w:t>projected data nuggets where t</w:t>
        </w:r>
      </w:ins>
      <w:ins w:id="610" w:author="Mahan Dastgiri" w:date="2023-09-27T14:08:00Z">
        <w:r w:rsidR="00D44B82">
          <w:rPr>
            <w:rFonts w:ascii="Times New Roman" w:hAnsi="Times New Roman" w:cs="Times New Roman"/>
            <w:sz w:val="24"/>
            <w:szCs w:val="24"/>
          </w:rPr>
          <w:t xml:space="preserve">he </w:t>
        </w:r>
      </w:ins>
      <w:ins w:id="611" w:author="Mahan Dastgiri" w:date="2023-09-27T13:39:00Z">
        <w:r w:rsidR="00925EE1">
          <w:rPr>
            <w:rFonts w:ascii="Times New Roman" w:hAnsi="Times New Roman" w:cs="Times New Roman"/>
            <w:sz w:val="24"/>
            <w:szCs w:val="24"/>
          </w:rPr>
          <w:t xml:space="preserve">clusters </w:t>
        </w:r>
      </w:ins>
      <w:ins w:id="612" w:author="Mahan Dastgiri" w:date="2023-09-27T13:40:00Z">
        <w:r w:rsidR="00925EE1">
          <w:rPr>
            <w:rFonts w:ascii="Times New Roman" w:hAnsi="Times New Roman" w:cs="Times New Roman"/>
            <w:sz w:val="24"/>
            <w:szCs w:val="24"/>
          </w:rPr>
          <w:t xml:space="preserve">we obtained </w:t>
        </w:r>
      </w:ins>
      <w:ins w:id="613" w:author="Mahan Dastgiri" w:date="2023-09-27T13:43:00Z">
        <w:r w:rsidR="00360BEB">
          <w:rPr>
            <w:rFonts w:ascii="Times New Roman" w:hAnsi="Times New Roman" w:cs="Times New Roman"/>
            <w:sz w:val="24"/>
            <w:szCs w:val="24"/>
          </w:rPr>
          <w:t xml:space="preserve">within </w:t>
        </w:r>
      </w:ins>
      <w:ins w:id="614" w:author="Mahan Dastgiri" w:date="2023-09-27T13:40:00Z">
        <w:r w:rsidR="00925EE1">
          <w:rPr>
            <w:rFonts w:ascii="Times New Roman" w:hAnsi="Times New Roman" w:cs="Times New Roman"/>
            <w:sz w:val="24"/>
            <w:szCs w:val="24"/>
          </w:rPr>
          <w:t>the predicted blue region</w:t>
        </w:r>
      </w:ins>
      <w:ins w:id="615" w:author="Mahan Dastgiri" w:date="2023-09-27T13:43:00Z">
        <w:r w:rsidR="00360BEB">
          <w:rPr>
            <w:rFonts w:ascii="Times New Roman" w:hAnsi="Times New Roman" w:cs="Times New Roman"/>
            <w:sz w:val="24"/>
            <w:szCs w:val="24"/>
          </w:rPr>
          <w:t>s</w:t>
        </w:r>
      </w:ins>
      <w:ins w:id="616" w:author="Mahan Dastgiri" w:date="2023-09-27T14:07:00Z">
        <w:r w:rsidR="00D44B82">
          <w:rPr>
            <w:rFonts w:ascii="Times New Roman" w:hAnsi="Times New Roman" w:cs="Times New Roman"/>
            <w:sz w:val="24"/>
            <w:szCs w:val="24"/>
          </w:rPr>
          <w:t xml:space="preserve"> are in colors</w:t>
        </w:r>
      </w:ins>
      <w:r w:rsidRPr="0040578F">
        <w:rPr>
          <w:rFonts w:ascii="Times New Roman" w:hAnsi="Times New Roman" w:cs="Times New Roman"/>
          <w:sz w:val="24"/>
          <w:szCs w:val="24"/>
        </w:rPr>
        <w:t>. Tables 3 and 4 represent the proportion of stimulated and unstimulated cells from the total in each cluster of the predicted blue region for projections 1 and 3, as well as the percentage and counts of the stimulated and unstimulated cells.</w:t>
      </w:r>
    </w:p>
    <w:p w14:paraId="6057D952" w14:textId="1D9CD519" w:rsidR="00061DE1" w:rsidRPr="0040578F" w:rsidRDefault="00061DE1" w:rsidP="0040578F">
      <w:pPr>
        <w:spacing w:line="276" w:lineRule="auto"/>
        <w:rPr>
          <w:rFonts w:ascii="Times New Roman" w:hAnsi="Times New Roman" w:cs="Times New Roman"/>
          <w:sz w:val="24"/>
          <w:szCs w:val="24"/>
        </w:rPr>
      </w:pPr>
      <w:ins w:id="617" w:author="Mahan Dastgiri" w:date="2023-09-27T15:01:00Z">
        <w:r>
          <w:rPr>
            <w:rFonts w:ascii="Times New Roman" w:hAnsi="Times New Roman" w:cs="Times New Roman"/>
            <w:sz w:val="24"/>
            <w:szCs w:val="24"/>
          </w:rPr>
          <w:t xml:space="preserve">The same analysis can be performed for the red region. In figure 7, we display </w:t>
        </w:r>
      </w:ins>
      <w:ins w:id="618" w:author="Mahan Dastgiri" w:date="2023-09-27T15:02:00Z">
        <w:r>
          <w:rPr>
            <w:rFonts w:ascii="Times New Roman" w:hAnsi="Times New Roman" w:cs="Times New Roman"/>
            <w:sz w:val="24"/>
            <w:szCs w:val="24"/>
          </w:rPr>
          <w:t>the clusters we obtained from the red region of the differential projection pursuit. The analysis which consists of the boxplot of the clusters and tables with the proportion and</w:t>
        </w:r>
      </w:ins>
      <w:ins w:id="619" w:author="Mahan Dastgiri" w:date="2023-09-27T15:03:00Z">
        <w:r>
          <w:rPr>
            <w:rFonts w:ascii="Times New Roman" w:hAnsi="Times New Roman" w:cs="Times New Roman"/>
            <w:sz w:val="24"/>
            <w:szCs w:val="24"/>
          </w:rPr>
          <w:t xml:space="preserve"> percentage of cells in each cluster is shown in supplement to the paper in Appendix 1. </w:t>
        </w:r>
      </w:ins>
    </w:p>
    <w:p w14:paraId="57F84862" w14:textId="01A73551" w:rsidR="004043A5" w:rsidRDefault="0040578F" w:rsidP="00B80083">
      <w:pPr>
        <w:pStyle w:val="NormalWeb"/>
        <w:jc w:val="center"/>
      </w:pPr>
      <w:r>
        <w:rPr>
          <w:noProof/>
        </w:rPr>
        <w:lastRenderedPageBreak/>
        <w:drawing>
          <wp:inline distT="0" distB="0" distL="0" distR="0" wp14:anchorId="06B5059F" wp14:editId="5F2C8844">
            <wp:extent cx="3574112" cy="7148223"/>
            <wp:effectExtent l="0" t="0" r="0" b="1905"/>
            <wp:docPr id="2053625090" name="Picture 3"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25090" name="Picture 3" descr="A screenshot of a computer generated ima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10029" cy="7220058"/>
                    </a:xfrm>
                    <a:prstGeom prst="rect">
                      <a:avLst/>
                    </a:prstGeom>
                  </pic:spPr>
                </pic:pic>
              </a:graphicData>
            </a:graphic>
          </wp:inline>
        </w:drawing>
      </w:r>
    </w:p>
    <w:p w14:paraId="6FB4F4C4" w14:textId="52B0E33C" w:rsidR="0040578F" w:rsidRPr="00C069C7" w:rsidRDefault="0040578F" w:rsidP="00B80083">
      <w:pPr>
        <w:pStyle w:val="NormalWeb"/>
        <w:jc w:val="center"/>
      </w:pPr>
    </w:p>
    <w:p w14:paraId="5C43F2EC" w14:textId="4153E99D" w:rsidR="003E02E0" w:rsidRDefault="004043A5" w:rsidP="004043A5">
      <w:pPr>
        <w:pStyle w:val="NormalWeb"/>
      </w:pPr>
      <w:r>
        <w:t>Figure 1: Density plot of Stimulated (first column)</w:t>
      </w:r>
      <w:r w:rsidR="00C814F6">
        <w:t>,</w:t>
      </w:r>
      <w:r>
        <w:t xml:space="preserve"> Unstimulated (second column) data nuggets, and </w:t>
      </w:r>
      <w:r w:rsidR="00C814F6">
        <w:t xml:space="preserve">the </w:t>
      </w:r>
      <w:r>
        <w:t>difference between them (third column) for 6 projections</w:t>
      </w:r>
      <w:r w:rsidR="00961A89">
        <w:t xml:space="preserve"> that were obtained by optimizing the data nuggets projection pursuit Hermite index</w:t>
      </w:r>
      <w:r w:rsidR="003E02E0">
        <w:t>.</w:t>
      </w:r>
    </w:p>
    <w:p w14:paraId="56517ECD" w14:textId="1A40D766" w:rsidR="004043A5" w:rsidRDefault="004043A5" w:rsidP="004043A5">
      <w:pPr>
        <w:rPr>
          <w:rFonts w:ascii="Times New Roman" w:hAnsi="Times New Roman" w:cs="Times New Roman"/>
        </w:rPr>
      </w:pPr>
      <w:r>
        <w:lastRenderedPageBreak/>
        <w:t xml:space="preserve">Table 2: </w:t>
      </w:r>
      <w:r>
        <w:rPr>
          <w:rFonts w:ascii="Times New Roman" w:hAnsi="Times New Roman" w:cs="Times New Roman"/>
        </w:rPr>
        <w:t xml:space="preserve">Proportion of the stimulated and unstimulated cells in the predicted blue </w:t>
      </w:r>
      <w:r w:rsidR="0056334E">
        <w:rPr>
          <w:rFonts w:ascii="Times New Roman" w:hAnsi="Times New Roman" w:cs="Times New Roman"/>
        </w:rPr>
        <w:t>region. The three numbers in the third column are: proportion of stimulated (unstimulated) cells</w:t>
      </w:r>
      <w:r w:rsidR="0005203D">
        <w:rPr>
          <w:rFonts w:ascii="Times New Roman" w:hAnsi="Times New Roman" w:cs="Times New Roman"/>
        </w:rPr>
        <w:t xml:space="preserve"> from the total</w:t>
      </w:r>
      <w:r w:rsidR="0056334E">
        <w:rPr>
          <w:rFonts w:ascii="Times New Roman" w:hAnsi="Times New Roman" w:cs="Times New Roman"/>
        </w:rPr>
        <w:t>,</w:t>
      </w:r>
      <w:r>
        <w:rPr>
          <w:rFonts w:ascii="Times New Roman" w:hAnsi="Times New Roman" w:cs="Times New Roman"/>
        </w:rPr>
        <w:t xml:space="preserve"> percentage of stimulated</w:t>
      </w:r>
      <w:r w:rsidR="0056334E">
        <w:rPr>
          <w:rFonts w:ascii="Times New Roman" w:hAnsi="Times New Roman" w:cs="Times New Roman"/>
        </w:rPr>
        <w:t xml:space="preserve"> (unstimulated)</w:t>
      </w:r>
      <w:r w:rsidR="0005203D">
        <w:rPr>
          <w:rFonts w:ascii="Times New Roman" w:hAnsi="Times New Roman" w:cs="Times New Roman"/>
        </w:rPr>
        <w:t>for the region</w:t>
      </w:r>
      <w:r w:rsidR="0056334E">
        <w:rPr>
          <w:rFonts w:ascii="Times New Roman" w:hAnsi="Times New Roman" w:cs="Times New Roman"/>
        </w:rPr>
        <w:t xml:space="preserve">, </w:t>
      </w:r>
      <w:r>
        <w:rPr>
          <w:rFonts w:ascii="Times New Roman" w:hAnsi="Times New Roman" w:cs="Times New Roman"/>
        </w:rPr>
        <w:t xml:space="preserve">and number of stimulated </w:t>
      </w:r>
      <w:r w:rsidR="0056334E">
        <w:rPr>
          <w:rFonts w:ascii="Times New Roman" w:hAnsi="Times New Roman" w:cs="Times New Roman"/>
        </w:rPr>
        <w:t>(</w:t>
      </w:r>
      <w:r>
        <w:rPr>
          <w:rFonts w:ascii="Times New Roman" w:hAnsi="Times New Roman" w:cs="Times New Roman"/>
        </w:rPr>
        <w:t>unstimulated</w:t>
      </w:r>
      <w:r w:rsidR="0056334E">
        <w:rPr>
          <w:rFonts w:ascii="Times New Roman" w:hAnsi="Times New Roman" w:cs="Times New Roman"/>
        </w:rPr>
        <w:t>) cells</w:t>
      </w:r>
      <w:r>
        <w:rPr>
          <w:rFonts w:ascii="Times New Roman" w:hAnsi="Times New Roman" w:cs="Times New Roman"/>
        </w:rPr>
        <w:t xml:space="preserve"> </w:t>
      </w:r>
      <w:r w:rsidR="008A0F0C">
        <w:rPr>
          <w:rFonts w:ascii="Times New Roman" w:hAnsi="Times New Roman" w:cs="Times New Roman"/>
        </w:rPr>
        <w:t xml:space="preserve">within the region, </w:t>
      </w:r>
      <w:r>
        <w:rPr>
          <w:rFonts w:ascii="Times New Roman" w:hAnsi="Times New Roman" w:cs="Times New Roman"/>
        </w:rPr>
        <w:t>for each</w:t>
      </w:r>
      <w:r w:rsidR="0056334E">
        <w:rPr>
          <w:rFonts w:ascii="Times New Roman" w:hAnsi="Times New Roman" w:cs="Times New Roman"/>
        </w:rPr>
        <w:t xml:space="preserve"> of the six</w:t>
      </w:r>
      <w:r>
        <w:rPr>
          <w:rFonts w:ascii="Times New Roman" w:hAnsi="Times New Roman" w:cs="Times New Roman"/>
        </w:rPr>
        <w:t xml:space="preserve"> projection</w:t>
      </w:r>
      <w:r w:rsidR="0056334E">
        <w:rPr>
          <w:rFonts w:ascii="Times New Roman" w:hAnsi="Times New Roman" w:cs="Times New Roman"/>
        </w:rPr>
        <w:t>s</w:t>
      </w:r>
      <w:r w:rsidR="0005203D">
        <w:rPr>
          <w:rFonts w:ascii="Times New Roman" w:hAnsi="Times New Roman" w:cs="Times New Roman"/>
        </w:rPr>
        <w:t>.</w:t>
      </w:r>
      <w:r w:rsidR="00C630D2">
        <w:rPr>
          <w:rFonts w:ascii="Times New Roman" w:hAnsi="Times New Roman" w:cs="Times New Roman"/>
        </w:rPr>
        <w:t xml:space="preserve"> </w:t>
      </w:r>
    </w:p>
    <w:p w14:paraId="7F9F965A" w14:textId="70A21E7B" w:rsidR="00C630D2" w:rsidRPr="008144E1" w:rsidRDefault="00C630D2" w:rsidP="004043A5">
      <w:pPr>
        <w:rPr>
          <w:rFonts w:ascii="Times New Roman" w:hAnsi="Times New Roman" w:cs="Times New Roman"/>
        </w:rPr>
      </w:pPr>
      <w:r>
        <w:rPr>
          <w:rFonts w:ascii="Times New Roman" w:hAnsi="Times New Roman" w:cs="Times New Roman"/>
        </w:rPr>
        <w:t>(the two tables are the same with different layout</w:t>
      </w:r>
      <w:r w:rsidR="00A9793B">
        <w:rPr>
          <w:rFonts w:ascii="Times New Roman" w:hAnsi="Times New Roman" w:cs="Times New Roman"/>
        </w:rPr>
        <w:t>; will keep one)</w:t>
      </w:r>
    </w:p>
    <w:tbl>
      <w:tblPr>
        <w:tblStyle w:val="TableGrid"/>
        <w:tblW w:w="9355" w:type="dxa"/>
        <w:tblLook w:val="04A0" w:firstRow="1" w:lastRow="0" w:firstColumn="1" w:lastColumn="0" w:noHBand="0" w:noVBand="1"/>
      </w:tblPr>
      <w:tblGrid>
        <w:gridCol w:w="1757"/>
        <w:gridCol w:w="2167"/>
        <w:gridCol w:w="2731"/>
        <w:gridCol w:w="2700"/>
      </w:tblGrid>
      <w:tr w:rsidR="004043A5" w14:paraId="0BAE5433" w14:textId="77777777" w:rsidTr="002B0405">
        <w:tc>
          <w:tcPr>
            <w:tcW w:w="1757" w:type="dxa"/>
            <w:tcBorders>
              <w:bottom w:val="single" w:sz="4" w:space="0" w:color="auto"/>
            </w:tcBorders>
          </w:tcPr>
          <w:p w14:paraId="0F7A7084" w14:textId="15D482A4" w:rsidR="004043A5" w:rsidRDefault="007A3F35" w:rsidP="00DE47F6">
            <w:pPr>
              <w:rPr>
                <w:rFonts w:ascii="Times New Roman" w:hAnsi="Times New Roman" w:cs="Times New Roman"/>
              </w:rPr>
            </w:pPr>
            <w:r>
              <w:rPr>
                <w:rFonts w:ascii="Times New Roman" w:hAnsi="Times New Roman" w:cs="Times New Roman"/>
              </w:rPr>
              <w:t>Projection</w:t>
            </w:r>
          </w:p>
        </w:tc>
        <w:tc>
          <w:tcPr>
            <w:tcW w:w="2167" w:type="dxa"/>
          </w:tcPr>
          <w:p w14:paraId="673B3CF6" w14:textId="77777777" w:rsidR="004043A5" w:rsidRDefault="004043A5" w:rsidP="00DE47F6">
            <w:pPr>
              <w:rPr>
                <w:rFonts w:ascii="Times New Roman" w:hAnsi="Times New Roman" w:cs="Times New Roman"/>
              </w:rPr>
            </w:pPr>
          </w:p>
        </w:tc>
        <w:tc>
          <w:tcPr>
            <w:tcW w:w="2731" w:type="dxa"/>
          </w:tcPr>
          <w:p w14:paraId="669E8E5E" w14:textId="77777777" w:rsidR="004043A5" w:rsidRDefault="004043A5" w:rsidP="00DE47F6">
            <w:pPr>
              <w:rPr>
                <w:rFonts w:ascii="Times New Roman" w:hAnsi="Times New Roman" w:cs="Times New Roman"/>
              </w:rPr>
            </w:pPr>
            <w:r>
              <w:rPr>
                <w:rFonts w:ascii="Times New Roman" w:hAnsi="Times New Roman" w:cs="Times New Roman"/>
              </w:rPr>
              <w:t>Predicted blue cluster based on 2-d projection</w:t>
            </w:r>
          </w:p>
        </w:tc>
        <w:tc>
          <w:tcPr>
            <w:tcW w:w="2700" w:type="dxa"/>
          </w:tcPr>
          <w:p w14:paraId="6BC8A6A7" w14:textId="77777777" w:rsidR="004043A5" w:rsidRDefault="004043A5" w:rsidP="00DE47F6">
            <w:pPr>
              <w:rPr>
                <w:rFonts w:ascii="Times New Roman" w:hAnsi="Times New Roman" w:cs="Times New Roman"/>
              </w:rPr>
            </w:pPr>
            <w:r>
              <w:rPr>
                <w:rFonts w:ascii="Times New Roman" w:hAnsi="Times New Roman" w:cs="Times New Roman"/>
              </w:rPr>
              <w:t>Predicted blue cluster based on nugget centers</w:t>
            </w:r>
          </w:p>
        </w:tc>
      </w:tr>
      <w:tr w:rsidR="004043A5" w14:paraId="770E0849" w14:textId="77777777" w:rsidTr="004A2898">
        <w:tc>
          <w:tcPr>
            <w:tcW w:w="1757" w:type="dxa"/>
            <w:vMerge w:val="restart"/>
            <w:vAlign w:val="center"/>
          </w:tcPr>
          <w:p w14:paraId="39E0E1D9" w14:textId="221FDFF2" w:rsidR="004043A5" w:rsidRDefault="004043A5" w:rsidP="004A2898">
            <w:pPr>
              <w:jc w:val="center"/>
              <w:rPr>
                <w:rFonts w:ascii="Times New Roman" w:hAnsi="Times New Roman" w:cs="Times New Roman"/>
              </w:rPr>
            </w:pPr>
            <w:r>
              <w:rPr>
                <w:rFonts w:ascii="Times New Roman" w:hAnsi="Times New Roman" w:cs="Times New Roman"/>
              </w:rPr>
              <w:t>1</w:t>
            </w:r>
          </w:p>
        </w:tc>
        <w:tc>
          <w:tcPr>
            <w:tcW w:w="2167" w:type="dxa"/>
          </w:tcPr>
          <w:p w14:paraId="034519F4" w14:textId="77777777" w:rsidR="004043A5" w:rsidRDefault="004043A5" w:rsidP="00DE47F6">
            <w:pPr>
              <w:rPr>
                <w:rFonts w:ascii="Times New Roman" w:hAnsi="Times New Roman" w:cs="Times New Roman"/>
              </w:rPr>
            </w:pPr>
            <w:r>
              <w:rPr>
                <w:rFonts w:ascii="Times New Roman" w:hAnsi="Times New Roman" w:cs="Times New Roman"/>
              </w:rPr>
              <w:t>Stimulated</w:t>
            </w:r>
          </w:p>
        </w:tc>
        <w:tc>
          <w:tcPr>
            <w:tcW w:w="2731" w:type="dxa"/>
          </w:tcPr>
          <w:p w14:paraId="0D014A22" w14:textId="77777777" w:rsidR="004043A5" w:rsidRDefault="004043A5" w:rsidP="00DE47F6">
            <w:pPr>
              <w:rPr>
                <w:rFonts w:ascii="Times New Roman" w:hAnsi="Times New Roman" w:cs="Times New Roman"/>
              </w:rPr>
            </w:pPr>
            <w:r>
              <w:rPr>
                <w:rFonts w:ascii="Times New Roman" w:hAnsi="Times New Roman" w:cs="Times New Roman"/>
              </w:rPr>
              <w:t>0.020 (53.5%) 10870</w:t>
            </w:r>
          </w:p>
        </w:tc>
        <w:tc>
          <w:tcPr>
            <w:tcW w:w="2700" w:type="dxa"/>
          </w:tcPr>
          <w:p w14:paraId="0585BF71" w14:textId="77777777" w:rsidR="004043A5" w:rsidRDefault="004043A5" w:rsidP="00DE47F6">
            <w:pPr>
              <w:rPr>
                <w:rFonts w:ascii="Times New Roman" w:hAnsi="Times New Roman" w:cs="Times New Roman"/>
              </w:rPr>
            </w:pPr>
            <w:r>
              <w:rPr>
                <w:rFonts w:ascii="Times New Roman" w:hAnsi="Times New Roman" w:cs="Times New Roman"/>
              </w:rPr>
              <w:t>0.087 (53%) 46624</w:t>
            </w:r>
          </w:p>
        </w:tc>
      </w:tr>
      <w:tr w:rsidR="004043A5" w14:paraId="76930E13" w14:textId="77777777" w:rsidTr="004A2898">
        <w:tc>
          <w:tcPr>
            <w:tcW w:w="1757" w:type="dxa"/>
            <w:vMerge/>
            <w:vAlign w:val="center"/>
          </w:tcPr>
          <w:p w14:paraId="7060DCF1" w14:textId="77777777" w:rsidR="004043A5" w:rsidRDefault="004043A5" w:rsidP="004A2898">
            <w:pPr>
              <w:jc w:val="center"/>
              <w:rPr>
                <w:rFonts w:ascii="Times New Roman" w:hAnsi="Times New Roman" w:cs="Times New Roman"/>
              </w:rPr>
            </w:pPr>
          </w:p>
        </w:tc>
        <w:tc>
          <w:tcPr>
            <w:tcW w:w="2167" w:type="dxa"/>
          </w:tcPr>
          <w:p w14:paraId="4F090F99" w14:textId="77777777" w:rsidR="004043A5" w:rsidRDefault="004043A5" w:rsidP="00DE47F6">
            <w:pPr>
              <w:rPr>
                <w:rFonts w:ascii="Times New Roman" w:hAnsi="Times New Roman" w:cs="Times New Roman"/>
              </w:rPr>
            </w:pPr>
            <w:r>
              <w:rPr>
                <w:rFonts w:ascii="Times New Roman" w:hAnsi="Times New Roman" w:cs="Times New Roman"/>
              </w:rPr>
              <w:t>Unstimulated</w:t>
            </w:r>
          </w:p>
        </w:tc>
        <w:tc>
          <w:tcPr>
            <w:tcW w:w="2731" w:type="dxa"/>
          </w:tcPr>
          <w:p w14:paraId="29A838C6" w14:textId="77777777" w:rsidR="004043A5" w:rsidRDefault="004043A5" w:rsidP="00DE47F6">
            <w:pPr>
              <w:rPr>
                <w:rFonts w:ascii="Times New Roman" w:hAnsi="Times New Roman" w:cs="Times New Roman"/>
              </w:rPr>
            </w:pPr>
            <w:r>
              <w:rPr>
                <w:rFonts w:ascii="Times New Roman" w:hAnsi="Times New Roman" w:cs="Times New Roman"/>
              </w:rPr>
              <w:t>0.010 (46.5%) 9464</w:t>
            </w:r>
          </w:p>
        </w:tc>
        <w:tc>
          <w:tcPr>
            <w:tcW w:w="2700" w:type="dxa"/>
          </w:tcPr>
          <w:p w14:paraId="3596D5C1" w14:textId="77777777" w:rsidR="004043A5" w:rsidRDefault="004043A5" w:rsidP="00DE47F6">
            <w:pPr>
              <w:rPr>
                <w:rFonts w:ascii="Times New Roman" w:hAnsi="Times New Roman" w:cs="Times New Roman"/>
              </w:rPr>
            </w:pPr>
            <w:r>
              <w:rPr>
                <w:rFonts w:ascii="Times New Roman" w:hAnsi="Times New Roman" w:cs="Times New Roman"/>
              </w:rPr>
              <w:t>0.044 (47%) 41328</w:t>
            </w:r>
          </w:p>
        </w:tc>
      </w:tr>
      <w:tr w:rsidR="004043A5" w14:paraId="40DDE841" w14:textId="77777777" w:rsidTr="004A2898">
        <w:tc>
          <w:tcPr>
            <w:tcW w:w="1757" w:type="dxa"/>
            <w:vMerge w:val="restart"/>
            <w:vAlign w:val="center"/>
          </w:tcPr>
          <w:p w14:paraId="028FDB41" w14:textId="4C175C90" w:rsidR="004043A5" w:rsidRDefault="004043A5" w:rsidP="004A2898">
            <w:pPr>
              <w:jc w:val="center"/>
              <w:rPr>
                <w:rFonts w:ascii="Times New Roman" w:hAnsi="Times New Roman" w:cs="Times New Roman"/>
              </w:rPr>
            </w:pPr>
            <w:r>
              <w:rPr>
                <w:rFonts w:ascii="Times New Roman" w:hAnsi="Times New Roman" w:cs="Times New Roman"/>
              </w:rPr>
              <w:t>2</w:t>
            </w:r>
          </w:p>
        </w:tc>
        <w:tc>
          <w:tcPr>
            <w:tcW w:w="2167" w:type="dxa"/>
          </w:tcPr>
          <w:p w14:paraId="63DAF2C0" w14:textId="77777777" w:rsidR="004043A5" w:rsidRDefault="004043A5" w:rsidP="00DE47F6">
            <w:pPr>
              <w:rPr>
                <w:rFonts w:ascii="Times New Roman" w:hAnsi="Times New Roman" w:cs="Times New Roman"/>
              </w:rPr>
            </w:pPr>
            <w:r>
              <w:rPr>
                <w:rFonts w:ascii="Times New Roman" w:hAnsi="Times New Roman" w:cs="Times New Roman"/>
              </w:rPr>
              <w:t>Stimulated</w:t>
            </w:r>
          </w:p>
        </w:tc>
        <w:tc>
          <w:tcPr>
            <w:tcW w:w="2731" w:type="dxa"/>
          </w:tcPr>
          <w:p w14:paraId="619F9B0C" w14:textId="77777777" w:rsidR="004043A5" w:rsidRDefault="004043A5" w:rsidP="00DE47F6">
            <w:pPr>
              <w:rPr>
                <w:rFonts w:ascii="Times New Roman" w:hAnsi="Times New Roman" w:cs="Times New Roman"/>
              </w:rPr>
            </w:pPr>
            <w:r>
              <w:rPr>
                <w:rFonts w:ascii="Times New Roman" w:hAnsi="Times New Roman" w:cs="Times New Roman"/>
              </w:rPr>
              <w:t>0.014 (51.5%) 7678</w:t>
            </w:r>
          </w:p>
        </w:tc>
        <w:tc>
          <w:tcPr>
            <w:tcW w:w="2700" w:type="dxa"/>
          </w:tcPr>
          <w:p w14:paraId="430C1066" w14:textId="77777777" w:rsidR="004043A5" w:rsidRDefault="004043A5" w:rsidP="00DE47F6">
            <w:pPr>
              <w:rPr>
                <w:rFonts w:ascii="Times New Roman" w:hAnsi="Times New Roman" w:cs="Times New Roman"/>
              </w:rPr>
            </w:pPr>
            <w:r>
              <w:rPr>
                <w:rFonts w:ascii="Times New Roman" w:hAnsi="Times New Roman" w:cs="Times New Roman"/>
              </w:rPr>
              <w:t>0.110 (51.9%) 59130</w:t>
            </w:r>
          </w:p>
        </w:tc>
      </w:tr>
      <w:tr w:rsidR="004043A5" w14:paraId="7D22E24A" w14:textId="77777777" w:rsidTr="004A2898">
        <w:tc>
          <w:tcPr>
            <w:tcW w:w="1757" w:type="dxa"/>
            <w:vMerge/>
            <w:vAlign w:val="center"/>
          </w:tcPr>
          <w:p w14:paraId="1C23DF3B" w14:textId="77777777" w:rsidR="004043A5" w:rsidRDefault="004043A5" w:rsidP="004A2898">
            <w:pPr>
              <w:jc w:val="center"/>
              <w:rPr>
                <w:rFonts w:ascii="Times New Roman" w:hAnsi="Times New Roman" w:cs="Times New Roman"/>
              </w:rPr>
            </w:pPr>
          </w:p>
        </w:tc>
        <w:tc>
          <w:tcPr>
            <w:tcW w:w="2167" w:type="dxa"/>
          </w:tcPr>
          <w:p w14:paraId="27379734" w14:textId="77777777" w:rsidR="004043A5" w:rsidRDefault="004043A5" w:rsidP="00DE47F6">
            <w:pPr>
              <w:rPr>
                <w:rFonts w:ascii="Times New Roman" w:hAnsi="Times New Roman" w:cs="Times New Roman"/>
              </w:rPr>
            </w:pPr>
            <w:r>
              <w:rPr>
                <w:rFonts w:ascii="Times New Roman" w:hAnsi="Times New Roman" w:cs="Times New Roman"/>
              </w:rPr>
              <w:t>Unstimulated</w:t>
            </w:r>
          </w:p>
        </w:tc>
        <w:tc>
          <w:tcPr>
            <w:tcW w:w="2731" w:type="dxa"/>
          </w:tcPr>
          <w:p w14:paraId="1AB06548" w14:textId="77777777" w:rsidR="004043A5" w:rsidRDefault="004043A5" w:rsidP="00DE47F6">
            <w:pPr>
              <w:rPr>
                <w:rFonts w:ascii="Times New Roman" w:hAnsi="Times New Roman" w:cs="Times New Roman"/>
              </w:rPr>
            </w:pPr>
            <w:r>
              <w:rPr>
                <w:rFonts w:ascii="Times New Roman" w:hAnsi="Times New Roman" w:cs="Times New Roman"/>
              </w:rPr>
              <w:t>0.008 (48.5%) 7238</w:t>
            </w:r>
          </w:p>
        </w:tc>
        <w:tc>
          <w:tcPr>
            <w:tcW w:w="2700" w:type="dxa"/>
          </w:tcPr>
          <w:p w14:paraId="7C2A4841" w14:textId="77777777" w:rsidR="004043A5" w:rsidRDefault="004043A5" w:rsidP="00DE47F6">
            <w:pPr>
              <w:rPr>
                <w:rFonts w:ascii="Times New Roman" w:hAnsi="Times New Roman" w:cs="Times New Roman"/>
              </w:rPr>
            </w:pPr>
            <w:r>
              <w:rPr>
                <w:rFonts w:ascii="Times New Roman" w:hAnsi="Times New Roman" w:cs="Times New Roman"/>
              </w:rPr>
              <w:t>0.059 (48.1%) 54700</w:t>
            </w:r>
          </w:p>
        </w:tc>
      </w:tr>
      <w:tr w:rsidR="004043A5" w14:paraId="55043B18" w14:textId="77777777" w:rsidTr="004A2898">
        <w:tc>
          <w:tcPr>
            <w:tcW w:w="1757" w:type="dxa"/>
            <w:vMerge w:val="restart"/>
            <w:vAlign w:val="center"/>
          </w:tcPr>
          <w:p w14:paraId="3E503AAD" w14:textId="3EAB6C6A" w:rsidR="004043A5" w:rsidRDefault="007A3F35" w:rsidP="004A2898">
            <w:pPr>
              <w:jc w:val="center"/>
              <w:rPr>
                <w:rFonts w:ascii="Times New Roman" w:hAnsi="Times New Roman" w:cs="Times New Roman"/>
              </w:rPr>
            </w:pPr>
            <w:r>
              <w:rPr>
                <w:rFonts w:ascii="Times New Roman" w:hAnsi="Times New Roman" w:cs="Times New Roman"/>
              </w:rPr>
              <w:t>3</w:t>
            </w:r>
          </w:p>
        </w:tc>
        <w:tc>
          <w:tcPr>
            <w:tcW w:w="2167" w:type="dxa"/>
          </w:tcPr>
          <w:p w14:paraId="26E7DA30" w14:textId="77777777" w:rsidR="004043A5" w:rsidRDefault="004043A5" w:rsidP="00DE47F6">
            <w:pPr>
              <w:rPr>
                <w:rFonts w:ascii="Times New Roman" w:hAnsi="Times New Roman" w:cs="Times New Roman"/>
              </w:rPr>
            </w:pPr>
            <w:r>
              <w:rPr>
                <w:rFonts w:ascii="Times New Roman" w:hAnsi="Times New Roman" w:cs="Times New Roman"/>
              </w:rPr>
              <w:t>Stimulated</w:t>
            </w:r>
          </w:p>
        </w:tc>
        <w:tc>
          <w:tcPr>
            <w:tcW w:w="2731" w:type="dxa"/>
          </w:tcPr>
          <w:p w14:paraId="27AA2706" w14:textId="77777777" w:rsidR="004043A5" w:rsidRDefault="004043A5" w:rsidP="00DE47F6">
            <w:pPr>
              <w:rPr>
                <w:rFonts w:ascii="Times New Roman" w:hAnsi="Times New Roman" w:cs="Times New Roman"/>
              </w:rPr>
            </w:pPr>
            <w:r>
              <w:rPr>
                <w:rFonts w:ascii="Times New Roman" w:hAnsi="Times New Roman" w:cs="Times New Roman"/>
              </w:rPr>
              <w:t>0.017 (52.9%) 8879</w:t>
            </w:r>
          </w:p>
        </w:tc>
        <w:tc>
          <w:tcPr>
            <w:tcW w:w="2700" w:type="dxa"/>
          </w:tcPr>
          <w:p w14:paraId="45A7E4E0" w14:textId="77777777" w:rsidR="004043A5" w:rsidRDefault="004043A5" w:rsidP="00DE47F6">
            <w:pPr>
              <w:rPr>
                <w:rFonts w:ascii="Times New Roman" w:hAnsi="Times New Roman" w:cs="Times New Roman"/>
              </w:rPr>
            </w:pPr>
            <w:r>
              <w:rPr>
                <w:rFonts w:ascii="Times New Roman" w:hAnsi="Times New Roman" w:cs="Times New Roman"/>
              </w:rPr>
              <w:t>0.253(49.2%) 135400</w:t>
            </w:r>
          </w:p>
        </w:tc>
      </w:tr>
      <w:tr w:rsidR="004043A5" w14:paraId="11207F12" w14:textId="77777777" w:rsidTr="004A2898">
        <w:tc>
          <w:tcPr>
            <w:tcW w:w="1757" w:type="dxa"/>
            <w:vMerge/>
            <w:vAlign w:val="center"/>
          </w:tcPr>
          <w:p w14:paraId="1E5BD9C5" w14:textId="77777777" w:rsidR="004043A5" w:rsidRDefault="004043A5" w:rsidP="004A2898">
            <w:pPr>
              <w:jc w:val="center"/>
              <w:rPr>
                <w:rFonts w:ascii="Times New Roman" w:hAnsi="Times New Roman" w:cs="Times New Roman"/>
              </w:rPr>
            </w:pPr>
          </w:p>
        </w:tc>
        <w:tc>
          <w:tcPr>
            <w:tcW w:w="2167" w:type="dxa"/>
          </w:tcPr>
          <w:p w14:paraId="44BE0A12" w14:textId="77777777" w:rsidR="004043A5" w:rsidRDefault="004043A5" w:rsidP="00DE47F6">
            <w:pPr>
              <w:rPr>
                <w:rFonts w:ascii="Times New Roman" w:hAnsi="Times New Roman" w:cs="Times New Roman"/>
              </w:rPr>
            </w:pPr>
            <w:r>
              <w:rPr>
                <w:rFonts w:ascii="Times New Roman" w:hAnsi="Times New Roman" w:cs="Times New Roman"/>
              </w:rPr>
              <w:t>Unstimulated</w:t>
            </w:r>
          </w:p>
        </w:tc>
        <w:tc>
          <w:tcPr>
            <w:tcW w:w="2731" w:type="dxa"/>
          </w:tcPr>
          <w:p w14:paraId="49953486" w14:textId="77777777" w:rsidR="004043A5" w:rsidRDefault="004043A5" w:rsidP="00DE47F6">
            <w:pPr>
              <w:rPr>
                <w:rFonts w:ascii="Times New Roman" w:hAnsi="Times New Roman" w:cs="Times New Roman"/>
              </w:rPr>
            </w:pPr>
            <w:r>
              <w:rPr>
                <w:rFonts w:ascii="Times New Roman" w:hAnsi="Times New Roman" w:cs="Times New Roman"/>
              </w:rPr>
              <w:t>0.009 (47.1%) 7921</w:t>
            </w:r>
          </w:p>
        </w:tc>
        <w:tc>
          <w:tcPr>
            <w:tcW w:w="2700" w:type="dxa"/>
          </w:tcPr>
          <w:p w14:paraId="7C0CC64D" w14:textId="77777777" w:rsidR="004043A5" w:rsidRDefault="004043A5" w:rsidP="00DE47F6">
            <w:pPr>
              <w:rPr>
                <w:rFonts w:ascii="Times New Roman" w:hAnsi="Times New Roman" w:cs="Times New Roman"/>
              </w:rPr>
            </w:pPr>
            <w:r>
              <w:rPr>
                <w:rFonts w:ascii="Times New Roman" w:hAnsi="Times New Roman" w:cs="Times New Roman"/>
              </w:rPr>
              <w:t>0.15 (50.8%) 139596</w:t>
            </w:r>
          </w:p>
        </w:tc>
      </w:tr>
      <w:tr w:rsidR="004043A5" w14:paraId="37A6054C" w14:textId="77777777" w:rsidTr="004A2898">
        <w:tc>
          <w:tcPr>
            <w:tcW w:w="1757" w:type="dxa"/>
            <w:vMerge w:val="restart"/>
            <w:vAlign w:val="center"/>
          </w:tcPr>
          <w:p w14:paraId="26B79C33" w14:textId="41D36778" w:rsidR="004043A5" w:rsidRDefault="004043A5" w:rsidP="004A2898">
            <w:pPr>
              <w:jc w:val="center"/>
              <w:rPr>
                <w:rFonts w:ascii="Times New Roman" w:hAnsi="Times New Roman" w:cs="Times New Roman"/>
              </w:rPr>
            </w:pPr>
            <w:r>
              <w:rPr>
                <w:rFonts w:ascii="Times New Roman" w:hAnsi="Times New Roman" w:cs="Times New Roman"/>
              </w:rPr>
              <w:t>4</w:t>
            </w:r>
          </w:p>
        </w:tc>
        <w:tc>
          <w:tcPr>
            <w:tcW w:w="2167" w:type="dxa"/>
          </w:tcPr>
          <w:p w14:paraId="6CF00F04" w14:textId="77777777" w:rsidR="004043A5" w:rsidRDefault="004043A5" w:rsidP="00DE47F6">
            <w:pPr>
              <w:rPr>
                <w:rFonts w:ascii="Times New Roman" w:hAnsi="Times New Roman" w:cs="Times New Roman"/>
              </w:rPr>
            </w:pPr>
            <w:r>
              <w:rPr>
                <w:rFonts w:ascii="Times New Roman" w:hAnsi="Times New Roman" w:cs="Times New Roman"/>
              </w:rPr>
              <w:t>Stimulated</w:t>
            </w:r>
          </w:p>
        </w:tc>
        <w:tc>
          <w:tcPr>
            <w:tcW w:w="2731" w:type="dxa"/>
          </w:tcPr>
          <w:p w14:paraId="507CF906" w14:textId="77777777" w:rsidR="004043A5" w:rsidRDefault="004043A5" w:rsidP="00DE47F6">
            <w:pPr>
              <w:rPr>
                <w:rFonts w:ascii="Times New Roman" w:hAnsi="Times New Roman" w:cs="Times New Roman"/>
              </w:rPr>
            </w:pPr>
            <w:r>
              <w:rPr>
                <w:rFonts w:ascii="Times New Roman" w:hAnsi="Times New Roman" w:cs="Times New Roman"/>
              </w:rPr>
              <w:t>0.008 (54.4%) 4539</w:t>
            </w:r>
          </w:p>
        </w:tc>
        <w:tc>
          <w:tcPr>
            <w:tcW w:w="2700" w:type="dxa"/>
          </w:tcPr>
          <w:p w14:paraId="656A3CA9" w14:textId="77777777" w:rsidR="004043A5" w:rsidRDefault="004043A5" w:rsidP="00DE47F6">
            <w:pPr>
              <w:rPr>
                <w:rFonts w:ascii="Times New Roman" w:hAnsi="Times New Roman" w:cs="Times New Roman"/>
              </w:rPr>
            </w:pPr>
            <w:r>
              <w:rPr>
                <w:rFonts w:ascii="Times New Roman" w:hAnsi="Times New Roman" w:cs="Times New Roman"/>
              </w:rPr>
              <w:t>0.075 (54.4%) 40324</w:t>
            </w:r>
          </w:p>
        </w:tc>
      </w:tr>
      <w:tr w:rsidR="004043A5" w14:paraId="7023D57C" w14:textId="77777777" w:rsidTr="004A2898">
        <w:tc>
          <w:tcPr>
            <w:tcW w:w="1757" w:type="dxa"/>
            <w:vMerge/>
            <w:vAlign w:val="center"/>
          </w:tcPr>
          <w:p w14:paraId="77260FA5" w14:textId="77777777" w:rsidR="004043A5" w:rsidRDefault="004043A5" w:rsidP="004A2898">
            <w:pPr>
              <w:jc w:val="center"/>
              <w:rPr>
                <w:rFonts w:ascii="Times New Roman" w:hAnsi="Times New Roman" w:cs="Times New Roman"/>
              </w:rPr>
            </w:pPr>
          </w:p>
        </w:tc>
        <w:tc>
          <w:tcPr>
            <w:tcW w:w="2167" w:type="dxa"/>
          </w:tcPr>
          <w:p w14:paraId="0A332162" w14:textId="77777777" w:rsidR="004043A5" w:rsidRDefault="004043A5" w:rsidP="00DE47F6">
            <w:pPr>
              <w:rPr>
                <w:rFonts w:ascii="Times New Roman" w:hAnsi="Times New Roman" w:cs="Times New Roman"/>
              </w:rPr>
            </w:pPr>
            <w:r>
              <w:rPr>
                <w:rFonts w:ascii="Times New Roman" w:hAnsi="Times New Roman" w:cs="Times New Roman"/>
              </w:rPr>
              <w:t>Unstimulated</w:t>
            </w:r>
          </w:p>
        </w:tc>
        <w:tc>
          <w:tcPr>
            <w:tcW w:w="2731" w:type="dxa"/>
          </w:tcPr>
          <w:p w14:paraId="66946A6A" w14:textId="77777777" w:rsidR="004043A5" w:rsidRDefault="004043A5" w:rsidP="00DE47F6">
            <w:pPr>
              <w:rPr>
                <w:rFonts w:ascii="Times New Roman" w:hAnsi="Times New Roman" w:cs="Times New Roman"/>
              </w:rPr>
            </w:pPr>
            <w:r>
              <w:rPr>
                <w:rFonts w:ascii="Times New Roman" w:hAnsi="Times New Roman" w:cs="Times New Roman"/>
              </w:rPr>
              <w:t>0.004 (45.6%) 3804</w:t>
            </w:r>
          </w:p>
        </w:tc>
        <w:tc>
          <w:tcPr>
            <w:tcW w:w="2700" w:type="dxa"/>
          </w:tcPr>
          <w:p w14:paraId="66C35F17" w14:textId="77777777" w:rsidR="004043A5" w:rsidRDefault="004043A5" w:rsidP="00DE47F6">
            <w:pPr>
              <w:rPr>
                <w:rFonts w:ascii="Times New Roman" w:hAnsi="Times New Roman" w:cs="Times New Roman"/>
              </w:rPr>
            </w:pPr>
            <w:r>
              <w:rPr>
                <w:rFonts w:ascii="Times New Roman" w:hAnsi="Times New Roman" w:cs="Times New Roman"/>
              </w:rPr>
              <w:t>0.036 (45.6%) 33823</w:t>
            </w:r>
          </w:p>
        </w:tc>
      </w:tr>
      <w:tr w:rsidR="004043A5" w14:paraId="4235726F" w14:textId="77777777" w:rsidTr="004A2898">
        <w:tc>
          <w:tcPr>
            <w:tcW w:w="1757" w:type="dxa"/>
            <w:vMerge w:val="restart"/>
            <w:vAlign w:val="center"/>
          </w:tcPr>
          <w:p w14:paraId="29C1F7F9" w14:textId="70C7ADAF" w:rsidR="004043A5" w:rsidRDefault="007A3F35" w:rsidP="004A2898">
            <w:pPr>
              <w:jc w:val="center"/>
              <w:rPr>
                <w:rFonts w:ascii="Times New Roman" w:hAnsi="Times New Roman" w:cs="Times New Roman"/>
              </w:rPr>
            </w:pPr>
            <w:r>
              <w:rPr>
                <w:rFonts w:ascii="Times New Roman" w:hAnsi="Times New Roman" w:cs="Times New Roman"/>
              </w:rPr>
              <w:t>5</w:t>
            </w:r>
          </w:p>
        </w:tc>
        <w:tc>
          <w:tcPr>
            <w:tcW w:w="2167" w:type="dxa"/>
          </w:tcPr>
          <w:p w14:paraId="1152E3F3" w14:textId="77777777" w:rsidR="004043A5" w:rsidRDefault="004043A5" w:rsidP="00DE47F6">
            <w:pPr>
              <w:rPr>
                <w:rFonts w:ascii="Times New Roman" w:hAnsi="Times New Roman" w:cs="Times New Roman"/>
              </w:rPr>
            </w:pPr>
            <w:r>
              <w:rPr>
                <w:rFonts w:ascii="Times New Roman" w:hAnsi="Times New Roman" w:cs="Times New Roman"/>
              </w:rPr>
              <w:t>Stimulated</w:t>
            </w:r>
          </w:p>
        </w:tc>
        <w:tc>
          <w:tcPr>
            <w:tcW w:w="2731" w:type="dxa"/>
          </w:tcPr>
          <w:p w14:paraId="33FFA89C" w14:textId="77777777" w:rsidR="004043A5" w:rsidRDefault="004043A5" w:rsidP="00DE47F6">
            <w:pPr>
              <w:rPr>
                <w:rFonts w:ascii="Times New Roman" w:hAnsi="Times New Roman" w:cs="Times New Roman"/>
              </w:rPr>
            </w:pPr>
            <w:r>
              <w:rPr>
                <w:rFonts w:ascii="Times New Roman" w:hAnsi="Times New Roman" w:cs="Times New Roman"/>
              </w:rPr>
              <w:t>0.017 (50.5%) 8850</w:t>
            </w:r>
          </w:p>
        </w:tc>
        <w:tc>
          <w:tcPr>
            <w:tcW w:w="2700" w:type="dxa"/>
          </w:tcPr>
          <w:p w14:paraId="71F43F83" w14:textId="77777777" w:rsidR="004043A5" w:rsidRDefault="004043A5" w:rsidP="00DE47F6">
            <w:pPr>
              <w:rPr>
                <w:rFonts w:ascii="Times New Roman" w:hAnsi="Times New Roman" w:cs="Times New Roman"/>
              </w:rPr>
            </w:pPr>
            <w:r>
              <w:rPr>
                <w:rFonts w:ascii="Times New Roman" w:hAnsi="Times New Roman" w:cs="Times New Roman"/>
              </w:rPr>
              <w:t>0.196 (49.6%) 104937</w:t>
            </w:r>
          </w:p>
        </w:tc>
      </w:tr>
      <w:tr w:rsidR="004043A5" w14:paraId="7988F0DB" w14:textId="77777777" w:rsidTr="004A2898">
        <w:tc>
          <w:tcPr>
            <w:tcW w:w="1757" w:type="dxa"/>
            <w:vMerge/>
            <w:vAlign w:val="center"/>
          </w:tcPr>
          <w:p w14:paraId="1773F11B" w14:textId="77777777" w:rsidR="004043A5" w:rsidRDefault="004043A5" w:rsidP="004A2898">
            <w:pPr>
              <w:jc w:val="center"/>
              <w:rPr>
                <w:rFonts w:ascii="Times New Roman" w:hAnsi="Times New Roman" w:cs="Times New Roman"/>
              </w:rPr>
            </w:pPr>
          </w:p>
        </w:tc>
        <w:tc>
          <w:tcPr>
            <w:tcW w:w="2167" w:type="dxa"/>
          </w:tcPr>
          <w:p w14:paraId="55F5580C" w14:textId="77777777" w:rsidR="004043A5" w:rsidRDefault="004043A5" w:rsidP="00DE47F6">
            <w:pPr>
              <w:rPr>
                <w:rFonts w:ascii="Times New Roman" w:hAnsi="Times New Roman" w:cs="Times New Roman"/>
              </w:rPr>
            </w:pPr>
            <w:r>
              <w:rPr>
                <w:rFonts w:ascii="Times New Roman" w:hAnsi="Times New Roman" w:cs="Times New Roman"/>
              </w:rPr>
              <w:t>Unstimulated</w:t>
            </w:r>
          </w:p>
        </w:tc>
        <w:tc>
          <w:tcPr>
            <w:tcW w:w="2731" w:type="dxa"/>
          </w:tcPr>
          <w:p w14:paraId="403FA9E3" w14:textId="77777777" w:rsidR="004043A5" w:rsidRDefault="004043A5" w:rsidP="00DE47F6">
            <w:pPr>
              <w:rPr>
                <w:rFonts w:ascii="Times New Roman" w:hAnsi="Times New Roman" w:cs="Times New Roman"/>
              </w:rPr>
            </w:pPr>
            <w:r>
              <w:rPr>
                <w:rFonts w:ascii="Times New Roman" w:hAnsi="Times New Roman" w:cs="Times New Roman"/>
              </w:rPr>
              <w:t>0.009 (49.5%) 8682</w:t>
            </w:r>
          </w:p>
        </w:tc>
        <w:tc>
          <w:tcPr>
            <w:tcW w:w="2700" w:type="dxa"/>
          </w:tcPr>
          <w:p w14:paraId="65654806" w14:textId="77777777" w:rsidR="004043A5" w:rsidRDefault="004043A5" w:rsidP="00DE47F6">
            <w:pPr>
              <w:rPr>
                <w:rFonts w:ascii="Times New Roman" w:hAnsi="Times New Roman" w:cs="Times New Roman"/>
              </w:rPr>
            </w:pPr>
            <w:r>
              <w:rPr>
                <w:rFonts w:ascii="Times New Roman" w:hAnsi="Times New Roman" w:cs="Times New Roman"/>
              </w:rPr>
              <w:t>0.115 (50.4%) 106823</w:t>
            </w:r>
          </w:p>
        </w:tc>
      </w:tr>
      <w:tr w:rsidR="004043A5" w14:paraId="43074498" w14:textId="77777777" w:rsidTr="004A2898">
        <w:tc>
          <w:tcPr>
            <w:tcW w:w="1757" w:type="dxa"/>
            <w:vMerge w:val="restart"/>
            <w:vAlign w:val="center"/>
          </w:tcPr>
          <w:p w14:paraId="158D0A3B" w14:textId="17B061D8" w:rsidR="004043A5" w:rsidRDefault="004043A5" w:rsidP="004A2898">
            <w:pPr>
              <w:jc w:val="center"/>
              <w:rPr>
                <w:rFonts w:ascii="Times New Roman" w:hAnsi="Times New Roman" w:cs="Times New Roman"/>
              </w:rPr>
            </w:pPr>
            <w:r>
              <w:rPr>
                <w:rFonts w:ascii="Times New Roman" w:hAnsi="Times New Roman" w:cs="Times New Roman"/>
              </w:rPr>
              <w:t>6</w:t>
            </w:r>
          </w:p>
        </w:tc>
        <w:tc>
          <w:tcPr>
            <w:tcW w:w="2167" w:type="dxa"/>
          </w:tcPr>
          <w:p w14:paraId="5ECE38E5" w14:textId="77777777" w:rsidR="004043A5" w:rsidRDefault="004043A5" w:rsidP="00DE47F6">
            <w:pPr>
              <w:rPr>
                <w:rFonts w:ascii="Times New Roman" w:hAnsi="Times New Roman" w:cs="Times New Roman"/>
              </w:rPr>
            </w:pPr>
            <w:r>
              <w:rPr>
                <w:rFonts w:ascii="Times New Roman" w:hAnsi="Times New Roman" w:cs="Times New Roman"/>
              </w:rPr>
              <w:t>Stimulated</w:t>
            </w:r>
          </w:p>
        </w:tc>
        <w:tc>
          <w:tcPr>
            <w:tcW w:w="2731" w:type="dxa"/>
          </w:tcPr>
          <w:p w14:paraId="2869A3A0" w14:textId="77777777" w:rsidR="004043A5" w:rsidRDefault="004043A5" w:rsidP="00DE47F6">
            <w:pPr>
              <w:rPr>
                <w:rFonts w:ascii="Times New Roman" w:hAnsi="Times New Roman" w:cs="Times New Roman"/>
              </w:rPr>
            </w:pPr>
            <w:r>
              <w:rPr>
                <w:rFonts w:ascii="Times New Roman" w:hAnsi="Times New Roman" w:cs="Times New Roman"/>
              </w:rPr>
              <w:t>0.032 (51.4%) 17221</w:t>
            </w:r>
          </w:p>
        </w:tc>
        <w:tc>
          <w:tcPr>
            <w:tcW w:w="2700" w:type="dxa"/>
          </w:tcPr>
          <w:p w14:paraId="77B70351" w14:textId="77777777" w:rsidR="004043A5" w:rsidRDefault="004043A5" w:rsidP="00DE47F6">
            <w:pPr>
              <w:rPr>
                <w:rFonts w:ascii="Times New Roman" w:hAnsi="Times New Roman" w:cs="Times New Roman"/>
              </w:rPr>
            </w:pPr>
            <w:r>
              <w:rPr>
                <w:rFonts w:ascii="Times New Roman" w:hAnsi="Times New Roman" w:cs="Times New Roman"/>
              </w:rPr>
              <w:t>0.100 (53%) 53714</w:t>
            </w:r>
          </w:p>
        </w:tc>
      </w:tr>
      <w:tr w:rsidR="004043A5" w14:paraId="11AD1A7C" w14:textId="77777777" w:rsidTr="002B0405">
        <w:tc>
          <w:tcPr>
            <w:tcW w:w="1757" w:type="dxa"/>
            <w:vMerge/>
          </w:tcPr>
          <w:p w14:paraId="08DF52F7" w14:textId="77777777" w:rsidR="004043A5" w:rsidRDefault="004043A5" w:rsidP="00DE47F6">
            <w:pPr>
              <w:rPr>
                <w:rFonts w:ascii="Times New Roman" w:hAnsi="Times New Roman" w:cs="Times New Roman"/>
              </w:rPr>
            </w:pPr>
          </w:p>
        </w:tc>
        <w:tc>
          <w:tcPr>
            <w:tcW w:w="2167" w:type="dxa"/>
          </w:tcPr>
          <w:p w14:paraId="7A7E75BD" w14:textId="77777777" w:rsidR="004043A5" w:rsidRDefault="004043A5" w:rsidP="00DE47F6">
            <w:pPr>
              <w:rPr>
                <w:rFonts w:ascii="Times New Roman" w:hAnsi="Times New Roman" w:cs="Times New Roman"/>
              </w:rPr>
            </w:pPr>
            <w:r>
              <w:rPr>
                <w:rFonts w:ascii="Times New Roman" w:hAnsi="Times New Roman" w:cs="Times New Roman"/>
              </w:rPr>
              <w:t>Unstimulated</w:t>
            </w:r>
          </w:p>
        </w:tc>
        <w:tc>
          <w:tcPr>
            <w:tcW w:w="2731" w:type="dxa"/>
          </w:tcPr>
          <w:p w14:paraId="6077D3B6" w14:textId="77777777" w:rsidR="004043A5" w:rsidRDefault="004043A5" w:rsidP="00DE47F6">
            <w:pPr>
              <w:rPr>
                <w:rFonts w:ascii="Times New Roman" w:hAnsi="Times New Roman" w:cs="Times New Roman"/>
              </w:rPr>
            </w:pPr>
            <w:r>
              <w:rPr>
                <w:rFonts w:ascii="Times New Roman" w:hAnsi="Times New Roman" w:cs="Times New Roman"/>
              </w:rPr>
              <w:t>0.017 (48.6%) 16256</w:t>
            </w:r>
          </w:p>
        </w:tc>
        <w:tc>
          <w:tcPr>
            <w:tcW w:w="2700" w:type="dxa"/>
          </w:tcPr>
          <w:p w14:paraId="7001D74A" w14:textId="77777777" w:rsidR="004043A5" w:rsidRDefault="004043A5" w:rsidP="00DE47F6">
            <w:pPr>
              <w:rPr>
                <w:rFonts w:ascii="Times New Roman" w:hAnsi="Times New Roman" w:cs="Times New Roman"/>
              </w:rPr>
            </w:pPr>
            <w:r>
              <w:rPr>
                <w:rFonts w:ascii="Times New Roman" w:hAnsi="Times New Roman" w:cs="Times New Roman"/>
              </w:rPr>
              <w:t>0.051 (47%) 47675</w:t>
            </w:r>
          </w:p>
        </w:tc>
      </w:tr>
    </w:tbl>
    <w:p w14:paraId="73B5B272" w14:textId="77777777" w:rsidR="00621943" w:rsidRPr="00D40B6B" w:rsidRDefault="00621943" w:rsidP="00D40B6B">
      <w:pPr>
        <w:rPr>
          <w:rFonts w:ascii="Times New Roman" w:hAnsi="Times New Roman" w:cs="Times New Roman"/>
        </w:rPr>
      </w:pPr>
    </w:p>
    <w:tbl>
      <w:tblPr>
        <w:tblStyle w:val="TableGrid"/>
        <w:tblpPr w:leftFromText="180" w:rightFromText="180" w:vertAnchor="text" w:horzAnchor="margin" w:tblpY="15"/>
        <w:tblW w:w="9990" w:type="dxa"/>
        <w:tblLook w:val="04A0" w:firstRow="1" w:lastRow="0" w:firstColumn="1" w:lastColumn="0" w:noHBand="0" w:noVBand="1"/>
      </w:tblPr>
      <w:tblGrid>
        <w:gridCol w:w="1121"/>
        <w:gridCol w:w="2217"/>
        <w:gridCol w:w="2217"/>
        <w:gridCol w:w="2217"/>
        <w:gridCol w:w="2218"/>
      </w:tblGrid>
      <w:tr w:rsidR="00D40B6B" w:rsidDel="007915FD" w14:paraId="5257E3B7" w14:textId="026F9E09" w:rsidTr="00D40B6B">
        <w:trPr>
          <w:trHeight w:val="350"/>
          <w:del w:id="620" w:author="Mahan Dastgiri" w:date="2023-09-25T16:51:00Z"/>
        </w:trPr>
        <w:tc>
          <w:tcPr>
            <w:tcW w:w="1121" w:type="dxa"/>
            <w:tcBorders>
              <w:bottom w:val="single" w:sz="4" w:space="0" w:color="auto"/>
            </w:tcBorders>
          </w:tcPr>
          <w:p w14:paraId="4EFBA5C6" w14:textId="44E6DC4D" w:rsidR="00D40B6B" w:rsidDel="007915FD" w:rsidRDefault="00D40B6B" w:rsidP="00D40B6B">
            <w:pPr>
              <w:jc w:val="center"/>
              <w:rPr>
                <w:del w:id="621" w:author="Mahan Dastgiri" w:date="2023-09-25T16:51:00Z"/>
                <w:rFonts w:ascii="Times New Roman" w:hAnsi="Times New Roman" w:cs="Times New Roman"/>
              </w:rPr>
            </w:pPr>
            <w:del w:id="622" w:author="Mahan Dastgiri" w:date="2023-09-25T16:51:00Z">
              <w:r w:rsidDel="007915FD">
                <w:rPr>
                  <w:rFonts w:ascii="Times New Roman" w:hAnsi="Times New Roman" w:cs="Times New Roman"/>
                </w:rPr>
                <w:delText>Projection</w:delText>
              </w:r>
            </w:del>
          </w:p>
        </w:tc>
        <w:tc>
          <w:tcPr>
            <w:tcW w:w="4434" w:type="dxa"/>
            <w:gridSpan w:val="2"/>
          </w:tcPr>
          <w:p w14:paraId="27138BE6" w14:textId="40E9DEE8" w:rsidR="00D40B6B" w:rsidDel="007915FD" w:rsidRDefault="00D40B6B" w:rsidP="00D40B6B">
            <w:pPr>
              <w:jc w:val="center"/>
              <w:rPr>
                <w:del w:id="623" w:author="Mahan Dastgiri" w:date="2023-09-25T16:51:00Z"/>
                <w:rFonts w:ascii="Times New Roman" w:hAnsi="Times New Roman" w:cs="Times New Roman"/>
              </w:rPr>
            </w:pPr>
            <w:del w:id="624" w:author="Mahan Dastgiri" w:date="2023-09-25T16:51:00Z">
              <w:r w:rsidDel="007915FD">
                <w:rPr>
                  <w:rFonts w:ascii="Times New Roman" w:hAnsi="Times New Roman" w:cs="Times New Roman"/>
                </w:rPr>
                <w:delText>Predicted blue cluster based on 2-d projection</w:delText>
              </w:r>
            </w:del>
          </w:p>
        </w:tc>
        <w:tc>
          <w:tcPr>
            <w:tcW w:w="4435" w:type="dxa"/>
            <w:gridSpan w:val="2"/>
          </w:tcPr>
          <w:p w14:paraId="33EAD0C5" w14:textId="44E0E2F5" w:rsidR="00D40B6B" w:rsidDel="007915FD" w:rsidRDefault="00D40B6B" w:rsidP="00D40B6B">
            <w:pPr>
              <w:jc w:val="center"/>
              <w:rPr>
                <w:del w:id="625" w:author="Mahan Dastgiri" w:date="2023-09-25T16:51:00Z"/>
                <w:rFonts w:ascii="Times New Roman" w:hAnsi="Times New Roman" w:cs="Times New Roman"/>
              </w:rPr>
            </w:pPr>
            <w:del w:id="626" w:author="Mahan Dastgiri" w:date="2023-09-25T16:51:00Z">
              <w:r w:rsidDel="007915FD">
                <w:rPr>
                  <w:rFonts w:ascii="Times New Roman" w:hAnsi="Times New Roman" w:cs="Times New Roman"/>
                </w:rPr>
                <w:delText>Predicted blue cluster based on nugget centers</w:delText>
              </w:r>
            </w:del>
          </w:p>
        </w:tc>
      </w:tr>
      <w:tr w:rsidR="00D40B6B" w:rsidDel="007915FD" w14:paraId="6950D14E" w14:textId="0BA7A0FB" w:rsidTr="00D40B6B">
        <w:trPr>
          <w:trHeight w:val="516"/>
          <w:del w:id="627" w:author="Mahan Dastgiri" w:date="2023-09-25T16:51:00Z"/>
        </w:trPr>
        <w:tc>
          <w:tcPr>
            <w:tcW w:w="1121" w:type="dxa"/>
          </w:tcPr>
          <w:p w14:paraId="10C7CEA2" w14:textId="0F0E6842" w:rsidR="00D40B6B" w:rsidDel="007915FD" w:rsidRDefault="00D40B6B" w:rsidP="00D40B6B">
            <w:pPr>
              <w:jc w:val="center"/>
              <w:rPr>
                <w:del w:id="628" w:author="Mahan Dastgiri" w:date="2023-09-25T16:51:00Z"/>
                <w:rFonts w:ascii="Times New Roman" w:hAnsi="Times New Roman" w:cs="Times New Roman"/>
              </w:rPr>
            </w:pPr>
          </w:p>
        </w:tc>
        <w:tc>
          <w:tcPr>
            <w:tcW w:w="2217" w:type="dxa"/>
            <w:vAlign w:val="center"/>
          </w:tcPr>
          <w:p w14:paraId="5C4EC696" w14:textId="5BE2D626" w:rsidR="00D40B6B" w:rsidDel="007915FD" w:rsidRDefault="00D40B6B" w:rsidP="00D40B6B">
            <w:pPr>
              <w:jc w:val="center"/>
              <w:rPr>
                <w:del w:id="629" w:author="Mahan Dastgiri" w:date="2023-09-25T16:51:00Z"/>
                <w:rFonts w:ascii="Times New Roman" w:hAnsi="Times New Roman" w:cs="Times New Roman"/>
              </w:rPr>
            </w:pPr>
            <w:del w:id="630" w:author="Mahan Dastgiri" w:date="2023-09-25T16:51:00Z">
              <w:r w:rsidDel="007915FD">
                <w:rPr>
                  <w:rFonts w:ascii="Times New Roman" w:hAnsi="Times New Roman" w:cs="Times New Roman"/>
                </w:rPr>
                <w:delText>Stimulated</w:delText>
              </w:r>
            </w:del>
          </w:p>
        </w:tc>
        <w:tc>
          <w:tcPr>
            <w:tcW w:w="2217" w:type="dxa"/>
            <w:vAlign w:val="center"/>
          </w:tcPr>
          <w:p w14:paraId="55254900" w14:textId="79260A67" w:rsidR="00D40B6B" w:rsidDel="007915FD" w:rsidRDefault="00D40B6B" w:rsidP="00D40B6B">
            <w:pPr>
              <w:jc w:val="center"/>
              <w:rPr>
                <w:del w:id="631" w:author="Mahan Dastgiri" w:date="2023-09-25T16:51:00Z"/>
                <w:rFonts w:ascii="Times New Roman" w:hAnsi="Times New Roman" w:cs="Times New Roman"/>
              </w:rPr>
            </w:pPr>
            <w:del w:id="632" w:author="Mahan Dastgiri" w:date="2023-09-25T16:51:00Z">
              <w:r w:rsidDel="007915FD">
                <w:rPr>
                  <w:rFonts w:ascii="Times New Roman" w:hAnsi="Times New Roman" w:cs="Times New Roman"/>
                </w:rPr>
                <w:delText>Unstimulated</w:delText>
              </w:r>
            </w:del>
          </w:p>
        </w:tc>
        <w:tc>
          <w:tcPr>
            <w:tcW w:w="2217" w:type="dxa"/>
            <w:vAlign w:val="center"/>
          </w:tcPr>
          <w:p w14:paraId="126E5D0B" w14:textId="563B9DA1" w:rsidR="00D40B6B" w:rsidDel="007915FD" w:rsidRDefault="00D40B6B" w:rsidP="00D40B6B">
            <w:pPr>
              <w:jc w:val="center"/>
              <w:rPr>
                <w:del w:id="633" w:author="Mahan Dastgiri" w:date="2023-09-25T16:51:00Z"/>
                <w:rFonts w:ascii="Times New Roman" w:hAnsi="Times New Roman" w:cs="Times New Roman"/>
              </w:rPr>
            </w:pPr>
            <w:del w:id="634" w:author="Mahan Dastgiri" w:date="2023-09-25T16:51:00Z">
              <w:r w:rsidDel="007915FD">
                <w:rPr>
                  <w:rFonts w:ascii="Times New Roman" w:hAnsi="Times New Roman" w:cs="Times New Roman"/>
                </w:rPr>
                <w:delText>Stimulated</w:delText>
              </w:r>
            </w:del>
          </w:p>
        </w:tc>
        <w:tc>
          <w:tcPr>
            <w:tcW w:w="2218" w:type="dxa"/>
            <w:vAlign w:val="center"/>
          </w:tcPr>
          <w:p w14:paraId="2EF432E2" w14:textId="51B44428" w:rsidR="00D40B6B" w:rsidDel="007915FD" w:rsidRDefault="00D40B6B" w:rsidP="00D40B6B">
            <w:pPr>
              <w:jc w:val="center"/>
              <w:rPr>
                <w:del w:id="635" w:author="Mahan Dastgiri" w:date="2023-09-25T16:51:00Z"/>
                <w:rFonts w:ascii="Times New Roman" w:hAnsi="Times New Roman" w:cs="Times New Roman"/>
              </w:rPr>
            </w:pPr>
            <w:del w:id="636" w:author="Mahan Dastgiri" w:date="2023-09-25T16:51:00Z">
              <w:r w:rsidDel="007915FD">
                <w:rPr>
                  <w:rFonts w:ascii="Times New Roman" w:hAnsi="Times New Roman" w:cs="Times New Roman"/>
                </w:rPr>
                <w:delText>Unstimulated</w:delText>
              </w:r>
            </w:del>
          </w:p>
        </w:tc>
      </w:tr>
      <w:tr w:rsidR="00D40B6B" w:rsidDel="007915FD" w14:paraId="5E83467D" w14:textId="5B685454" w:rsidTr="00D40B6B">
        <w:trPr>
          <w:trHeight w:val="516"/>
          <w:del w:id="637" w:author="Mahan Dastgiri" w:date="2023-09-25T16:51:00Z"/>
        </w:trPr>
        <w:tc>
          <w:tcPr>
            <w:tcW w:w="1121" w:type="dxa"/>
            <w:vAlign w:val="center"/>
          </w:tcPr>
          <w:p w14:paraId="5C7A88EE" w14:textId="3A88A666" w:rsidR="00D40B6B" w:rsidDel="007915FD" w:rsidRDefault="00D40B6B" w:rsidP="00D40B6B">
            <w:pPr>
              <w:jc w:val="center"/>
              <w:rPr>
                <w:del w:id="638" w:author="Mahan Dastgiri" w:date="2023-09-25T16:51:00Z"/>
                <w:rFonts w:ascii="Times New Roman" w:hAnsi="Times New Roman" w:cs="Times New Roman"/>
              </w:rPr>
            </w:pPr>
            <w:del w:id="639" w:author="Mahan Dastgiri" w:date="2023-09-25T16:51:00Z">
              <w:r w:rsidDel="007915FD">
                <w:rPr>
                  <w:rFonts w:ascii="Times New Roman" w:hAnsi="Times New Roman" w:cs="Times New Roman"/>
                </w:rPr>
                <w:delText>1</w:delText>
              </w:r>
            </w:del>
          </w:p>
        </w:tc>
        <w:tc>
          <w:tcPr>
            <w:tcW w:w="2217" w:type="dxa"/>
            <w:vAlign w:val="center"/>
          </w:tcPr>
          <w:p w14:paraId="63E40C5E" w14:textId="4FBF7BBB" w:rsidR="00D40B6B" w:rsidDel="007915FD" w:rsidRDefault="00D40B6B" w:rsidP="00D40B6B">
            <w:pPr>
              <w:jc w:val="center"/>
              <w:rPr>
                <w:del w:id="640" w:author="Mahan Dastgiri" w:date="2023-09-25T16:51:00Z"/>
                <w:rFonts w:ascii="Times New Roman" w:hAnsi="Times New Roman" w:cs="Times New Roman"/>
              </w:rPr>
            </w:pPr>
            <w:del w:id="641" w:author="Mahan Dastgiri" w:date="2023-09-25T16:51:00Z">
              <w:r w:rsidDel="007915FD">
                <w:rPr>
                  <w:rFonts w:ascii="Times New Roman" w:hAnsi="Times New Roman" w:cs="Times New Roman"/>
                </w:rPr>
                <w:delText>0.020 (53.5%) 10870</w:delText>
              </w:r>
            </w:del>
          </w:p>
        </w:tc>
        <w:tc>
          <w:tcPr>
            <w:tcW w:w="2217" w:type="dxa"/>
            <w:vAlign w:val="center"/>
          </w:tcPr>
          <w:p w14:paraId="3EBB604B" w14:textId="49E25800" w:rsidR="00D40B6B" w:rsidDel="007915FD" w:rsidRDefault="00D40B6B" w:rsidP="00D40B6B">
            <w:pPr>
              <w:jc w:val="center"/>
              <w:rPr>
                <w:del w:id="642" w:author="Mahan Dastgiri" w:date="2023-09-25T16:51:00Z"/>
                <w:rFonts w:ascii="Times New Roman" w:hAnsi="Times New Roman" w:cs="Times New Roman"/>
              </w:rPr>
            </w:pPr>
            <w:del w:id="643" w:author="Mahan Dastgiri" w:date="2023-09-25T16:51:00Z">
              <w:r w:rsidDel="007915FD">
                <w:rPr>
                  <w:rFonts w:ascii="Times New Roman" w:hAnsi="Times New Roman" w:cs="Times New Roman"/>
                </w:rPr>
                <w:delText>0.010 (46.5%) 9464</w:delText>
              </w:r>
            </w:del>
          </w:p>
        </w:tc>
        <w:tc>
          <w:tcPr>
            <w:tcW w:w="2217" w:type="dxa"/>
            <w:vAlign w:val="center"/>
          </w:tcPr>
          <w:p w14:paraId="3569F789" w14:textId="1AAC0E93" w:rsidR="00D40B6B" w:rsidDel="007915FD" w:rsidRDefault="00D40B6B" w:rsidP="00D40B6B">
            <w:pPr>
              <w:jc w:val="center"/>
              <w:rPr>
                <w:del w:id="644" w:author="Mahan Dastgiri" w:date="2023-09-25T16:51:00Z"/>
                <w:rFonts w:ascii="Times New Roman" w:hAnsi="Times New Roman" w:cs="Times New Roman"/>
              </w:rPr>
            </w:pPr>
            <w:del w:id="645" w:author="Mahan Dastgiri" w:date="2023-09-25T16:51:00Z">
              <w:r w:rsidDel="007915FD">
                <w:rPr>
                  <w:rFonts w:ascii="Times New Roman" w:hAnsi="Times New Roman" w:cs="Times New Roman"/>
                </w:rPr>
                <w:delText>0.087 (53%) 46624</w:delText>
              </w:r>
            </w:del>
          </w:p>
        </w:tc>
        <w:tc>
          <w:tcPr>
            <w:tcW w:w="2218" w:type="dxa"/>
            <w:vAlign w:val="center"/>
          </w:tcPr>
          <w:p w14:paraId="3D4A17E3" w14:textId="0C2AA77E" w:rsidR="00D40B6B" w:rsidDel="007915FD" w:rsidRDefault="00D40B6B" w:rsidP="00D40B6B">
            <w:pPr>
              <w:jc w:val="center"/>
              <w:rPr>
                <w:del w:id="646" w:author="Mahan Dastgiri" w:date="2023-09-25T16:51:00Z"/>
                <w:rFonts w:ascii="Times New Roman" w:hAnsi="Times New Roman" w:cs="Times New Roman"/>
              </w:rPr>
            </w:pPr>
            <w:del w:id="647" w:author="Mahan Dastgiri" w:date="2023-09-25T16:51:00Z">
              <w:r w:rsidDel="007915FD">
                <w:rPr>
                  <w:rFonts w:ascii="Times New Roman" w:hAnsi="Times New Roman" w:cs="Times New Roman"/>
                </w:rPr>
                <w:delText>0.044 (47%) 41328</w:delText>
              </w:r>
            </w:del>
          </w:p>
        </w:tc>
      </w:tr>
      <w:tr w:rsidR="00D40B6B" w:rsidDel="007915FD" w14:paraId="14496C41" w14:textId="4DD89DBA" w:rsidTr="00D40B6B">
        <w:trPr>
          <w:trHeight w:val="516"/>
          <w:del w:id="648" w:author="Mahan Dastgiri" w:date="2023-09-25T16:51:00Z"/>
        </w:trPr>
        <w:tc>
          <w:tcPr>
            <w:tcW w:w="1121" w:type="dxa"/>
            <w:vAlign w:val="center"/>
          </w:tcPr>
          <w:p w14:paraId="6D34203E" w14:textId="339519D3" w:rsidR="00D40B6B" w:rsidDel="007915FD" w:rsidRDefault="00D40B6B" w:rsidP="00D40B6B">
            <w:pPr>
              <w:jc w:val="center"/>
              <w:rPr>
                <w:del w:id="649" w:author="Mahan Dastgiri" w:date="2023-09-25T16:51:00Z"/>
                <w:rFonts w:ascii="Times New Roman" w:hAnsi="Times New Roman" w:cs="Times New Roman"/>
              </w:rPr>
            </w:pPr>
            <w:del w:id="650" w:author="Mahan Dastgiri" w:date="2023-09-25T16:51:00Z">
              <w:r w:rsidDel="007915FD">
                <w:rPr>
                  <w:rFonts w:ascii="Times New Roman" w:hAnsi="Times New Roman" w:cs="Times New Roman"/>
                </w:rPr>
                <w:delText>2</w:delText>
              </w:r>
            </w:del>
          </w:p>
        </w:tc>
        <w:tc>
          <w:tcPr>
            <w:tcW w:w="2217" w:type="dxa"/>
            <w:vAlign w:val="center"/>
          </w:tcPr>
          <w:p w14:paraId="03C5EDE0" w14:textId="4AABF9D7" w:rsidR="00D40B6B" w:rsidDel="007915FD" w:rsidRDefault="00D40B6B" w:rsidP="00D40B6B">
            <w:pPr>
              <w:jc w:val="center"/>
              <w:rPr>
                <w:del w:id="651" w:author="Mahan Dastgiri" w:date="2023-09-25T16:51:00Z"/>
                <w:rFonts w:ascii="Times New Roman" w:hAnsi="Times New Roman" w:cs="Times New Roman"/>
              </w:rPr>
            </w:pPr>
            <w:del w:id="652" w:author="Mahan Dastgiri" w:date="2023-09-25T16:51:00Z">
              <w:r w:rsidDel="007915FD">
                <w:rPr>
                  <w:rFonts w:ascii="Times New Roman" w:hAnsi="Times New Roman" w:cs="Times New Roman"/>
                </w:rPr>
                <w:delText>0.014 (51.5%) 7678</w:delText>
              </w:r>
            </w:del>
          </w:p>
        </w:tc>
        <w:tc>
          <w:tcPr>
            <w:tcW w:w="2217" w:type="dxa"/>
            <w:vAlign w:val="center"/>
          </w:tcPr>
          <w:p w14:paraId="5B436DE2" w14:textId="083157C4" w:rsidR="00D40B6B" w:rsidDel="007915FD" w:rsidRDefault="00D40B6B" w:rsidP="00D40B6B">
            <w:pPr>
              <w:jc w:val="center"/>
              <w:rPr>
                <w:del w:id="653" w:author="Mahan Dastgiri" w:date="2023-09-25T16:51:00Z"/>
                <w:rFonts w:ascii="Times New Roman" w:hAnsi="Times New Roman" w:cs="Times New Roman"/>
              </w:rPr>
            </w:pPr>
            <w:del w:id="654" w:author="Mahan Dastgiri" w:date="2023-09-25T16:51:00Z">
              <w:r w:rsidDel="007915FD">
                <w:rPr>
                  <w:rFonts w:ascii="Times New Roman" w:hAnsi="Times New Roman" w:cs="Times New Roman"/>
                </w:rPr>
                <w:delText>0.008 (48.5%) 7238</w:delText>
              </w:r>
            </w:del>
          </w:p>
        </w:tc>
        <w:tc>
          <w:tcPr>
            <w:tcW w:w="2217" w:type="dxa"/>
            <w:vAlign w:val="center"/>
          </w:tcPr>
          <w:p w14:paraId="44DB6A31" w14:textId="7B9E0EB1" w:rsidR="00D40B6B" w:rsidDel="007915FD" w:rsidRDefault="00D40B6B" w:rsidP="00D40B6B">
            <w:pPr>
              <w:jc w:val="center"/>
              <w:rPr>
                <w:del w:id="655" w:author="Mahan Dastgiri" w:date="2023-09-25T16:51:00Z"/>
                <w:rFonts w:ascii="Times New Roman" w:hAnsi="Times New Roman" w:cs="Times New Roman"/>
              </w:rPr>
            </w:pPr>
            <w:del w:id="656" w:author="Mahan Dastgiri" w:date="2023-09-25T16:51:00Z">
              <w:r w:rsidDel="007915FD">
                <w:rPr>
                  <w:rFonts w:ascii="Times New Roman" w:hAnsi="Times New Roman" w:cs="Times New Roman"/>
                </w:rPr>
                <w:delText>0.110 (51.9%) 59130</w:delText>
              </w:r>
            </w:del>
          </w:p>
        </w:tc>
        <w:tc>
          <w:tcPr>
            <w:tcW w:w="2218" w:type="dxa"/>
            <w:vAlign w:val="center"/>
          </w:tcPr>
          <w:p w14:paraId="3085B3A4" w14:textId="0789D5B8" w:rsidR="00D40B6B" w:rsidDel="007915FD" w:rsidRDefault="00D40B6B" w:rsidP="00D40B6B">
            <w:pPr>
              <w:jc w:val="center"/>
              <w:rPr>
                <w:del w:id="657" w:author="Mahan Dastgiri" w:date="2023-09-25T16:51:00Z"/>
                <w:rFonts w:ascii="Times New Roman" w:hAnsi="Times New Roman" w:cs="Times New Roman"/>
              </w:rPr>
            </w:pPr>
            <w:del w:id="658" w:author="Mahan Dastgiri" w:date="2023-09-25T16:51:00Z">
              <w:r w:rsidDel="007915FD">
                <w:rPr>
                  <w:rFonts w:ascii="Times New Roman" w:hAnsi="Times New Roman" w:cs="Times New Roman"/>
                </w:rPr>
                <w:delText>0.059 (48.1%) 54700</w:delText>
              </w:r>
            </w:del>
          </w:p>
        </w:tc>
      </w:tr>
      <w:tr w:rsidR="00D40B6B" w:rsidDel="007915FD" w14:paraId="1B9DEFC1" w14:textId="338641C7" w:rsidTr="00D40B6B">
        <w:trPr>
          <w:trHeight w:val="516"/>
          <w:del w:id="659" w:author="Mahan Dastgiri" w:date="2023-09-25T16:51:00Z"/>
        </w:trPr>
        <w:tc>
          <w:tcPr>
            <w:tcW w:w="1121" w:type="dxa"/>
            <w:vAlign w:val="center"/>
          </w:tcPr>
          <w:p w14:paraId="5FCAACA3" w14:textId="35708441" w:rsidR="00D40B6B" w:rsidDel="007915FD" w:rsidRDefault="00D40B6B" w:rsidP="00D40B6B">
            <w:pPr>
              <w:jc w:val="center"/>
              <w:rPr>
                <w:del w:id="660" w:author="Mahan Dastgiri" w:date="2023-09-25T16:51:00Z"/>
                <w:rFonts w:ascii="Times New Roman" w:hAnsi="Times New Roman" w:cs="Times New Roman"/>
              </w:rPr>
            </w:pPr>
            <w:del w:id="661" w:author="Mahan Dastgiri" w:date="2023-09-25T16:51:00Z">
              <w:r w:rsidDel="007915FD">
                <w:rPr>
                  <w:rFonts w:ascii="Times New Roman" w:hAnsi="Times New Roman" w:cs="Times New Roman"/>
                </w:rPr>
                <w:delText>3</w:delText>
              </w:r>
            </w:del>
          </w:p>
        </w:tc>
        <w:tc>
          <w:tcPr>
            <w:tcW w:w="2217" w:type="dxa"/>
            <w:vAlign w:val="center"/>
          </w:tcPr>
          <w:p w14:paraId="7D4DDDCD" w14:textId="4C5B3769" w:rsidR="00D40B6B" w:rsidDel="007915FD" w:rsidRDefault="00D40B6B" w:rsidP="00D40B6B">
            <w:pPr>
              <w:jc w:val="center"/>
              <w:rPr>
                <w:del w:id="662" w:author="Mahan Dastgiri" w:date="2023-09-25T16:51:00Z"/>
                <w:rFonts w:ascii="Times New Roman" w:hAnsi="Times New Roman" w:cs="Times New Roman"/>
              </w:rPr>
            </w:pPr>
            <w:del w:id="663" w:author="Mahan Dastgiri" w:date="2023-09-25T16:51:00Z">
              <w:r w:rsidDel="007915FD">
                <w:rPr>
                  <w:rFonts w:ascii="Times New Roman" w:hAnsi="Times New Roman" w:cs="Times New Roman"/>
                </w:rPr>
                <w:delText>0.017 (52.9%) 8879</w:delText>
              </w:r>
            </w:del>
          </w:p>
        </w:tc>
        <w:tc>
          <w:tcPr>
            <w:tcW w:w="2217" w:type="dxa"/>
            <w:vAlign w:val="center"/>
          </w:tcPr>
          <w:p w14:paraId="2F42F397" w14:textId="5B81BEF9" w:rsidR="00D40B6B" w:rsidDel="007915FD" w:rsidRDefault="00D40B6B" w:rsidP="00D40B6B">
            <w:pPr>
              <w:jc w:val="center"/>
              <w:rPr>
                <w:del w:id="664" w:author="Mahan Dastgiri" w:date="2023-09-25T16:51:00Z"/>
                <w:rFonts w:ascii="Times New Roman" w:hAnsi="Times New Roman" w:cs="Times New Roman"/>
              </w:rPr>
            </w:pPr>
            <w:del w:id="665" w:author="Mahan Dastgiri" w:date="2023-09-25T16:51:00Z">
              <w:r w:rsidDel="007915FD">
                <w:rPr>
                  <w:rFonts w:ascii="Times New Roman" w:hAnsi="Times New Roman" w:cs="Times New Roman"/>
                </w:rPr>
                <w:delText>0.009 (47.1%) 7921</w:delText>
              </w:r>
            </w:del>
          </w:p>
        </w:tc>
        <w:tc>
          <w:tcPr>
            <w:tcW w:w="2217" w:type="dxa"/>
            <w:vAlign w:val="center"/>
          </w:tcPr>
          <w:p w14:paraId="3687B3E9" w14:textId="56607ADC" w:rsidR="00D40B6B" w:rsidDel="007915FD" w:rsidRDefault="00D40B6B" w:rsidP="00D40B6B">
            <w:pPr>
              <w:jc w:val="center"/>
              <w:rPr>
                <w:del w:id="666" w:author="Mahan Dastgiri" w:date="2023-09-25T16:51:00Z"/>
                <w:rFonts w:ascii="Times New Roman" w:hAnsi="Times New Roman" w:cs="Times New Roman"/>
              </w:rPr>
            </w:pPr>
            <w:del w:id="667" w:author="Mahan Dastgiri" w:date="2023-09-25T16:51:00Z">
              <w:r w:rsidDel="007915FD">
                <w:rPr>
                  <w:rFonts w:ascii="Times New Roman" w:hAnsi="Times New Roman" w:cs="Times New Roman"/>
                </w:rPr>
                <w:delText>0.253(49.2%) 135400</w:delText>
              </w:r>
            </w:del>
          </w:p>
        </w:tc>
        <w:tc>
          <w:tcPr>
            <w:tcW w:w="2218" w:type="dxa"/>
            <w:vAlign w:val="center"/>
          </w:tcPr>
          <w:p w14:paraId="0F0DB323" w14:textId="5DFC4F97" w:rsidR="00D40B6B" w:rsidDel="007915FD" w:rsidRDefault="00D40B6B" w:rsidP="00D40B6B">
            <w:pPr>
              <w:jc w:val="center"/>
              <w:rPr>
                <w:del w:id="668" w:author="Mahan Dastgiri" w:date="2023-09-25T16:51:00Z"/>
                <w:rFonts w:ascii="Times New Roman" w:hAnsi="Times New Roman" w:cs="Times New Roman"/>
              </w:rPr>
            </w:pPr>
            <w:del w:id="669" w:author="Mahan Dastgiri" w:date="2023-09-25T16:51:00Z">
              <w:r w:rsidDel="007915FD">
                <w:rPr>
                  <w:rFonts w:ascii="Times New Roman" w:hAnsi="Times New Roman" w:cs="Times New Roman"/>
                </w:rPr>
                <w:delText>0.15 (50.8%) 139596</w:delText>
              </w:r>
            </w:del>
          </w:p>
        </w:tc>
      </w:tr>
      <w:tr w:rsidR="00D40B6B" w:rsidDel="007915FD" w14:paraId="26F69A92" w14:textId="5C69EEDD" w:rsidTr="00D40B6B">
        <w:trPr>
          <w:trHeight w:val="516"/>
          <w:del w:id="670" w:author="Mahan Dastgiri" w:date="2023-09-25T16:51:00Z"/>
        </w:trPr>
        <w:tc>
          <w:tcPr>
            <w:tcW w:w="1121" w:type="dxa"/>
            <w:vAlign w:val="center"/>
          </w:tcPr>
          <w:p w14:paraId="15036EC5" w14:textId="5D6FB254" w:rsidR="00D40B6B" w:rsidDel="007915FD" w:rsidRDefault="00D40B6B" w:rsidP="00D40B6B">
            <w:pPr>
              <w:jc w:val="center"/>
              <w:rPr>
                <w:del w:id="671" w:author="Mahan Dastgiri" w:date="2023-09-25T16:51:00Z"/>
                <w:rFonts w:ascii="Times New Roman" w:hAnsi="Times New Roman" w:cs="Times New Roman"/>
              </w:rPr>
            </w:pPr>
            <w:del w:id="672" w:author="Mahan Dastgiri" w:date="2023-09-25T16:51:00Z">
              <w:r w:rsidDel="007915FD">
                <w:rPr>
                  <w:rFonts w:ascii="Times New Roman" w:hAnsi="Times New Roman" w:cs="Times New Roman"/>
                </w:rPr>
                <w:delText>4</w:delText>
              </w:r>
            </w:del>
          </w:p>
        </w:tc>
        <w:tc>
          <w:tcPr>
            <w:tcW w:w="2217" w:type="dxa"/>
            <w:vAlign w:val="center"/>
          </w:tcPr>
          <w:p w14:paraId="3FBD4320" w14:textId="5CE3B1E8" w:rsidR="00D40B6B" w:rsidDel="007915FD" w:rsidRDefault="00D40B6B" w:rsidP="00D40B6B">
            <w:pPr>
              <w:jc w:val="center"/>
              <w:rPr>
                <w:del w:id="673" w:author="Mahan Dastgiri" w:date="2023-09-25T16:51:00Z"/>
                <w:rFonts w:ascii="Times New Roman" w:hAnsi="Times New Roman" w:cs="Times New Roman"/>
              </w:rPr>
            </w:pPr>
            <w:del w:id="674" w:author="Mahan Dastgiri" w:date="2023-09-25T16:51:00Z">
              <w:r w:rsidDel="007915FD">
                <w:rPr>
                  <w:rFonts w:ascii="Times New Roman" w:hAnsi="Times New Roman" w:cs="Times New Roman"/>
                </w:rPr>
                <w:delText>0.008 (54.4%) 4539</w:delText>
              </w:r>
            </w:del>
          </w:p>
        </w:tc>
        <w:tc>
          <w:tcPr>
            <w:tcW w:w="2217" w:type="dxa"/>
            <w:vAlign w:val="center"/>
          </w:tcPr>
          <w:p w14:paraId="5AC4E802" w14:textId="28414806" w:rsidR="00D40B6B" w:rsidDel="007915FD" w:rsidRDefault="00D40B6B" w:rsidP="00D40B6B">
            <w:pPr>
              <w:jc w:val="center"/>
              <w:rPr>
                <w:del w:id="675" w:author="Mahan Dastgiri" w:date="2023-09-25T16:51:00Z"/>
                <w:rFonts w:ascii="Times New Roman" w:hAnsi="Times New Roman" w:cs="Times New Roman"/>
              </w:rPr>
            </w:pPr>
            <w:del w:id="676" w:author="Mahan Dastgiri" w:date="2023-09-25T16:51:00Z">
              <w:r w:rsidDel="007915FD">
                <w:rPr>
                  <w:rFonts w:ascii="Times New Roman" w:hAnsi="Times New Roman" w:cs="Times New Roman"/>
                </w:rPr>
                <w:delText>0.004 (45.6%) 3804</w:delText>
              </w:r>
            </w:del>
          </w:p>
        </w:tc>
        <w:tc>
          <w:tcPr>
            <w:tcW w:w="2217" w:type="dxa"/>
            <w:vAlign w:val="center"/>
          </w:tcPr>
          <w:p w14:paraId="4F057635" w14:textId="7E1E432F" w:rsidR="00D40B6B" w:rsidDel="007915FD" w:rsidRDefault="00D40B6B" w:rsidP="00D40B6B">
            <w:pPr>
              <w:jc w:val="center"/>
              <w:rPr>
                <w:del w:id="677" w:author="Mahan Dastgiri" w:date="2023-09-25T16:51:00Z"/>
                <w:rFonts w:ascii="Times New Roman" w:hAnsi="Times New Roman" w:cs="Times New Roman"/>
              </w:rPr>
            </w:pPr>
            <w:del w:id="678" w:author="Mahan Dastgiri" w:date="2023-09-25T16:51:00Z">
              <w:r w:rsidDel="007915FD">
                <w:rPr>
                  <w:rFonts w:ascii="Times New Roman" w:hAnsi="Times New Roman" w:cs="Times New Roman"/>
                </w:rPr>
                <w:delText>0.075 (54.4%) 40324</w:delText>
              </w:r>
            </w:del>
          </w:p>
        </w:tc>
        <w:tc>
          <w:tcPr>
            <w:tcW w:w="2218" w:type="dxa"/>
            <w:vAlign w:val="center"/>
          </w:tcPr>
          <w:p w14:paraId="1F94B529" w14:textId="45800C70" w:rsidR="00D40B6B" w:rsidDel="007915FD" w:rsidRDefault="00D40B6B" w:rsidP="00D40B6B">
            <w:pPr>
              <w:jc w:val="center"/>
              <w:rPr>
                <w:del w:id="679" w:author="Mahan Dastgiri" w:date="2023-09-25T16:51:00Z"/>
                <w:rFonts w:ascii="Times New Roman" w:hAnsi="Times New Roman" w:cs="Times New Roman"/>
              </w:rPr>
            </w:pPr>
            <w:del w:id="680" w:author="Mahan Dastgiri" w:date="2023-09-25T16:51:00Z">
              <w:r w:rsidDel="007915FD">
                <w:rPr>
                  <w:rFonts w:ascii="Times New Roman" w:hAnsi="Times New Roman" w:cs="Times New Roman"/>
                </w:rPr>
                <w:delText>0.036 (45.6%) 33823</w:delText>
              </w:r>
            </w:del>
          </w:p>
        </w:tc>
      </w:tr>
      <w:tr w:rsidR="00D40B6B" w:rsidDel="007915FD" w14:paraId="6A2C34FE" w14:textId="0BC56E6D" w:rsidTr="00D40B6B">
        <w:trPr>
          <w:trHeight w:val="516"/>
          <w:del w:id="681" w:author="Mahan Dastgiri" w:date="2023-09-25T16:51:00Z"/>
        </w:trPr>
        <w:tc>
          <w:tcPr>
            <w:tcW w:w="1121" w:type="dxa"/>
            <w:vAlign w:val="center"/>
          </w:tcPr>
          <w:p w14:paraId="5D94A11D" w14:textId="28339CB9" w:rsidR="00D40B6B" w:rsidDel="007915FD" w:rsidRDefault="00D40B6B" w:rsidP="00D40B6B">
            <w:pPr>
              <w:jc w:val="center"/>
              <w:rPr>
                <w:del w:id="682" w:author="Mahan Dastgiri" w:date="2023-09-25T16:51:00Z"/>
                <w:rFonts w:ascii="Times New Roman" w:hAnsi="Times New Roman" w:cs="Times New Roman"/>
              </w:rPr>
            </w:pPr>
            <w:del w:id="683" w:author="Mahan Dastgiri" w:date="2023-09-25T16:51:00Z">
              <w:r w:rsidDel="007915FD">
                <w:rPr>
                  <w:rFonts w:ascii="Times New Roman" w:hAnsi="Times New Roman" w:cs="Times New Roman"/>
                </w:rPr>
                <w:delText>5</w:delText>
              </w:r>
            </w:del>
          </w:p>
        </w:tc>
        <w:tc>
          <w:tcPr>
            <w:tcW w:w="2217" w:type="dxa"/>
            <w:vAlign w:val="center"/>
          </w:tcPr>
          <w:p w14:paraId="29F5B9B7" w14:textId="0B5597CC" w:rsidR="00D40B6B" w:rsidDel="007915FD" w:rsidRDefault="00D40B6B" w:rsidP="00D40B6B">
            <w:pPr>
              <w:jc w:val="center"/>
              <w:rPr>
                <w:del w:id="684" w:author="Mahan Dastgiri" w:date="2023-09-25T16:51:00Z"/>
                <w:rFonts w:ascii="Times New Roman" w:hAnsi="Times New Roman" w:cs="Times New Roman"/>
              </w:rPr>
            </w:pPr>
            <w:del w:id="685" w:author="Mahan Dastgiri" w:date="2023-09-25T16:51:00Z">
              <w:r w:rsidDel="007915FD">
                <w:rPr>
                  <w:rFonts w:ascii="Times New Roman" w:hAnsi="Times New Roman" w:cs="Times New Roman"/>
                </w:rPr>
                <w:delText>0.017 (50.5%) 8850</w:delText>
              </w:r>
            </w:del>
          </w:p>
        </w:tc>
        <w:tc>
          <w:tcPr>
            <w:tcW w:w="2217" w:type="dxa"/>
            <w:vAlign w:val="center"/>
          </w:tcPr>
          <w:p w14:paraId="52E275B3" w14:textId="252CB326" w:rsidR="00D40B6B" w:rsidDel="007915FD" w:rsidRDefault="00D40B6B" w:rsidP="00D40B6B">
            <w:pPr>
              <w:jc w:val="center"/>
              <w:rPr>
                <w:del w:id="686" w:author="Mahan Dastgiri" w:date="2023-09-25T16:51:00Z"/>
                <w:rFonts w:ascii="Times New Roman" w:hAnsi="Times New Roman" w:cs="Times New Roman"/>
              </w:rPr>
            </w:pPr>
            <w:del w:id="687" w:author="Mahan Dastgiri" w:date="2023-09-25T16:51:00Z">
              <w:r w:rsidDel="007915FD">
                <w:rPr>
                  <w:rFonts w:ascii="Times New Roman" w:hAnsi="Times New Roman" w:cs="Times New Roman"/>
                </w:rPr>
                <w:delText>0.009 (49.5%) 8682</w:delText>
              </w:r>
            </w:del>
          </w:p>
        </w:tc>
        <w:tc>
          <w:tcPr>
            <w:tcW w:w="2217" w:type="dxa"/>
            <w:vAlign w:val="center"/>
          </w:tcPr>
          <w:p w14:paraId="54CA3429" w14:textId="6D8D2394" w:rsidR="00D40B6B" w:rsidDel="007915FD" w:rsidRDefault="00D40B6B" w:rsidP="00D40B6B">
            <w:pPr>
              <w:jc w:val="center"/>
              <w:rPr>
                <w:del w:id="688" w:author="Mahan Dastgiri" w:date="2023-09-25T16:51:00Z"/>
                <w:rFonts w:ascii="Times New Roman" w:hAnsi="Times New Roman" w:cs="Times New Roman"/>
              </w:rPr>
            </w:pPr>
            <w:del w:id="689" w:author="Mahan Dastgiri" w:date="2023-09-25T16:51:00Z">
              <w:r w:rsidDel="007915FD">
                <w:rPr>
                  <w:rFonts w:ascii="Times New Roman" w:hAnsi="Times New Roman" w:cs="Times New Roman"/>
                </w:rPr>
                <w:delText>0.196 (49.6%) 104937</w:delText>
              </w:r>
            </w:del>
          </w:p>
        </w:tc>
        <w:tc>
          <w:tcPr>
            <w:tcW w:w="2218" w:type="dxa"/>
            <w:vAlign w:val="center"/>
          </w:tcPr>
          <w:p w14:paraId="6C3FE474" w14:textId="00F32B01" w:rsidR="00D40B6B" w:rsidDel="007915FD" w:rsidRDefault="00D40B6B" w:rsidP="00D40B6B">
            <w:pPr>
              <w:jc w:val="center"/>
              <w:rPr>
                <w:del w:id="690" w:author="Mahan Dastgiri" w:date="2023-09-25T16:51:00Z"/>
                <w:rFonts w:ascii="Times New Roman" w:hAnsi="Times New Roman" w:cs="Times New Roman"/>
              </w:rPr>
            </w:pPr>
            <w:del w:id="691" w:author="Mahan Dastgiri" w:date="2023-09-25T16:51:00Z">
              <w:r w:rsidDel="007915FD">
                <w:rPr>
                  <w:rFonts w:ascii="Times New Roman" w:hAnsi="Times New Roman" w:cs="Times New Roman"/>
                </w:rPr>
                <w:delText>0.115 (50.4%) 106823</w:delText>
              </w:r>
            </w:del>
          </w:p>
        </w:tc>
      </w:tr>
      <w:tr w:rsidR="00D40B6B" w:rsidDel="007915FD" w14:paraId="72F496F6" w14:textId="0D18E702" w:rsidTr="00D40B6B">
        <w:trPr>
          <w:trHeight w:val="516"/>
          <w:del w:id="692" w:author="Mahan Dastgiri" w:date="2023-09-25T16:51:00Z"/>
        </w:trPr>
        <w:tc>
          <w:tcPr>
            <w:tcW w:w="1121" w:type="dxa"/>
            <w:vAlign w:val="center"/>
          </w:tcPr>
          <w:p w14:paraId="3CF9E20B" w14:textId="5944B561" w:rsidR="00D40B6B" w:rsidDel="007915FD" w:rsidRDefault="00D40B6B" w:rsidP="00D40B6B">
            <w:pPr>
              <w:jc w:val="center"/>
              <w:rPr>
                <w:del w:id="693" w:author="Mahan Dastgiri" w:date="2023-09-25T16:51:00Z"/>
                <w:rFonts w:ascii="Times New Roman" w:hAnsi="Times New Roman" w:cs="Times New Roman"/>
              </w:rPr>
            </w:pPr>
            <w:del w:id="694" w:author="Mahan Dastgiri" w:date="2023-09-25T16:51:00Z">
              <w:r w:rsidDel="007915FD">
                <w:rPr>
                  <w:rFonts w:ascii="Times New Roman" w:hAnsi="Times New Roman" w:cs="Times New Roman"/>
                </w:rPr>
                <w:delText>6</w:delText>
              </w:r>
            </w:del>
          </w:p>
        </w:tc>
        <w:tc>
          <w:tcPr>
            <w:tcW w:w="2217" w:type="dxa"/>
            <w:vAlign w:val="center"/>
          </w:tcPr>
          <w:p w14:paraId="59619DCE" w14:textId="646E0530" w:rsidR="00D40B6B" w:rsidDel="007915FD" w:rsidRDefault="00D40B6B" w:rsidP="00D40B6B">
            <w:pPr>
              <w:jc w:val="center"/>
              <w:rPr>
                <w:del w:id="695" w:author="Mahan Dastgiri" w:date="2023-09-25T16:51:00Z"/>
                <w:rFonts w:ascii="Times New Roman" w:hAnsi="Times New Roman" w:cs="Times New Roman"/>
              </w:rPr>
            </w:pPr>
            <w:del w:id="696" w:author="Mahan Dastgiri" w:date="2023-09-25T16:51:00Z">
              <w:r w:rsidDel="007915FD">
                <w:rPr>
                  <w:rFonts w:ascii="Times New Roman" w:hAnsi="Times New Roman" w:cs="Times New Roman"/>
                </w:rPr>
                <w:delText>0.032 (51.4%) 17221</w:delText>
              </w:r>
            </w:del>
          </w:p>
        </w:tc>
        <w:tc>
          <w:tcPr>
            <w:tcW w:w="2217" w:type="dxa"/>
            <w:vAlign w:val="center"/>
          </w:tcPr>
          <w:p w14:paraId="10EFD190" w14:textId="0561D1FA" w:rsidR="00D40B6B" w:rsidDel="007915FD" w:rsidRDefault="00D40B6B" w:rsidP="00D40B6B">
            <w:pPr>
              <w:jc w:val="center"/>
              <w:rPr>
                <w:del w:id="697" w:author="Mahan Dastgiri" w:date="2023-09-25T16:51:00Z"/>
                <w:rFonts w:ascii="Times New Roman" w:hAnsi="Times New Roman" w:cs="Times New Roman"/>
              </w:rPr>
            </w:pPr>
            <w:del w:id="698" w:author="Mahan Dastgiri" w:date="2023-09-25T16:51:00Z">
              <w:r w:rsidDel="007915FD">
                <w:rPr>
                  <w:rFonts w:ascii="Times New Roman" w:hAnsi="Times New Roman" w:cs="Times New Roman"/>
                </w:rPr>
                <w:delText>0.017 (48.6%) 16256</w:delText>
              </w:r>
            </w:del>
          </w:p>
        </w:tc>
        <w:tc>
          <w:tcPr>
            <w:tcW w:w="2217" w:type="dxa"/>
            <w:vAlign w:val="center"/>
          </w:tcPr>
          <w:p w14:paraId="5B47401A" w14:textId="4C8848B9" w:rsidR="00D40B6B" w:rsidDel="007915FD" w:rsidRDefault="00D40B6B" w:rsidP="00D40B6B">
            <w:pPr>
              <w:jc w:val="center"/>
              <w:rPr>
                <w:del w:id="699" w:author="Mahan Dastgiri" w:date="2023-09-25T16:51:00Z"/>
                <w:rFonts w:ascii="Times New Roman" w:hAnsi="Times New Roman" w:cs="Times New Roman"/>
              </w:rPr>
            </w:pPr>
            <w:del w:id="700" w:author="Mahan Dastgiri" w:date="2023-09-25T16:51:00Z">
              <w:r w:rsidDel="007915FD">
                <w:rPr>
                  <w:rFonts w:ascii="Times New Roman" w:hAnsi="Times New Roman" w:cs="Times New Roman"/>
                </w:rPr>
                <w:delText>0.100 (53%) 53714</w:delText>
              </w:r>
            </w:del>
          </w:p>
        </w:tc>
        <w:tc>
          <w:tcPr>
            <w:tcW w:w="2218" w:type="dxa"/>
            <w:vAlign w:val="center"/>
          </w:tcPr>
          <w:p w14:paraId="57730786" w14:textId="6C72D9C2" w:rsidR="00D40B6B" w:rsidDel="007915FD" w:rsidRDefault="00D40B6B" w:rsidP="00D40B6B">
            <w:pPr>
              <w:jc w:val="center"/>
              <w:rPr>
                <w:del w:id="701" w:author="Mahan Dastgiri" w:date="2023-09-25T16:51:00Z"/>
                <w:rFonts w:ascii="Times New Roman" w:hAnsi="Times New Roman" w:cs="Times New Roman"/>
              </w:rPr>
            </w:pPr>
            <w:del w:id="702" w:author="Mahan Dastgiri" w:date="2023-09-25T16:51:00Z">
              <w:r w:rsidDel="007915FD">
                <w:rPr>
                  <w:rFonts w:ascii="Times New Roman" w:hAnsi="Times New Roman" w:cs="Times New Roman"/>
                </w:rPr>
                <w:delText>0.051 (47%) 47675</w:delText>
              </w:r>
            </w:del>
          </w:p>
        </w:tc>
      </w:tr>
    </w:tbl>
    <w:p w14:paraId="455DC9AB" w14:textId="25F45E52" w:rsidR="003E02E0" w:rsidRDefault="003E02E0" w:rsidP="004043A5">
      <w:pPr>
        <w:pStyle w:val="NormalWeb"/>
      </w:pPr>
    </w:p>
    <w:p w14:paraId="183E4B05" w14:textId="44D553BA" w:rsidR="00621943" w:rsidRDefault="0040578F" w:rsidP="00E07AE7">
      <w:pPr>
        <w:pStyle w:val="NormalWeb"/>
        <w:jc w:val="center"/>
      </w:pPr>
      <w:r>
        <w:rPr>
          <w:noProof/>
        </w:rPr>
        <w:drawing>
          <wp:inline distT="0" distB="0" distL="0" distR="0" wp14:anchorId="46F9EA26" wp14:editId="49E81D27">
            <wp:extent cx="5764696" cy="3843131"/>
            <wp:effectExtent l="0" t="0" r="1270" b="5080"/>
            <wp:docPr id="1119166603" name="Picture 7" descr="A group of images of data nugge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66603" name="Picture 7" descr="A group of images of data nugget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84288" cy="3856192"/>
                    </a:xfrm>
                    <a:prstGeom prst="rect">
                      <a:avLst/>
                    </a:prstGeom>
                  </pic:spPr>
                </pic:pic>
              </a:graphicData>
            </a:graphic>
          </wp:inline>
        </w:drawing>
      </w:r>
    </w:p>
    <w:p w14:paraId="1D6E9495" w14:textId="7703B428" w:rsidR="00FC4992" w:rsidRDefault="00FC4992" w:rsidP="00E07AE7">
      <w:pPr>
        <w:pStyle w:val="NormalWeb"/>
        <w:jc w:val="center"/>
      </w:pPr>
      <w:r>
        <w:lastRenderedPageBreak/>
        <w:t xml:space="preserve">Figure 2: </w:t>
      </w:r>
      <w:r w:rsidR="00506C5C">
        <w:t>P</w:t>
      </w:r>
      <w:r w:rsidR="00E657C1">
        <w:t xml:space="preserve">rojected data nuggets </w:t>
      </w:r>
      <w:r w:rsidR="001E7A44">
        <w:t xml:space="preserve">(first column), estimated density </w:t>
      </w:r>
      <w:r w:rsidR="003717FF">
        <w:t>plot for the data nuggets (second column), and projected raw data (</w:t>
      </w:r>
      <w:r w:rsidR="00405103">
        <w:t>third column) for the first and third projections</w:t>
      </w:r>
    </w:p>
    <w:p w14:paraId="28A7F5EC" w14:textId="77777777" w:rsidR="00394AF6" w:rsidRDefault="00394AF6" w:rsidP="00E07AE7">
      <w:pPr>
        <w:pStyle w:val="NormalWeb"/>
        <w:jc w:val="center"/>
        <w:rPr>
          <w:ins w:id="703" w:author="Mahan Dastgiri" w:date="2023-09-27T13:49:00Z"/>
        </w:rPr>
      </w:pPr>
    </w:p>
    <w:p w14:paraId="435A7A11" w14:textId="1B592038" w:rsidR="00360BEB" w:rsidRDefault="00360BEB" w:rsidP="007178CC">
      <w:pPr>
        <w:pStyle w:val="NormalWeb"/>
        <w:rPr>
          <w:ins w:id="704" w:author="Mahan Dastgiri" w:date="2023-09-27T13:51:00Z"/>
          <w:noProof/>
        </w:rPr>
      </w:pPr>
      <w:ins w:id="705" w:author="Mahan Dastgiri" w:date="2023-09-27T13:49:00Z">
        <w:r>
          <w:rPr>
            <w:noProof/>
          </w:rPr>
          <w:drawing>
            <wp:inline distT="0" distB="0" distL="0" distR="0" wp14:anchorId="4D618D87" wp14:editId="49BAE21B">
              <wp:extent cx="2935224" cy="1761134"/>
              <wp:effectExtent l="0" t="0" r="0" b="4445"/>
              <wp:docPr id="631799022" name="Picture 22" descr="A diagram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99022" name="Picture 22" descr="A diagram of different colored line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2935224" cy="1761134"/>
                      </a:xfrm>
                      <a:prstGeom prst="rect">
                        <a:avLst/>
                      </a:prstGeom>
                    </pic:spPr>
                  </pic:pic>
                </a:graphicData>
              </a:graphic>
            </wp:inline>
          </w:drawing>
        </w:r>
        <w:r w:rsidRPr="00360BEB">
          <w:rPr>
            <w:noProof/>
          </w:rPr>
          <w:t xml:space="preserve"> </w:t>
        </w:r>
        <w:r>
          <w:rPr>
            <w:noProof/>
          </w:rPr>
          <w:drawing>
            <wp:inline distT="0" distB="0" distL="0" distR="0" wp14:anchorId="28447C04" wp14:editId="6B162026">
              <wp:extent cx="2935224" cy="1761134"/>
              <wp:effectExtent l="0" t="0" r="0" b="4445"/>
              <wp:docPr id="181714806" name="Picture 24" descr="A diagram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4806" name="Picture 24" descr="A diagram of different colored lin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35224" cy="1761134"/>
                      </a:xfrm>
                      <a:prstGeom prst="rect">
                        <a:avLst/>
                      </a:prstGeom>
                    </pic:spPr>
                  </pic:pic>
                </a:graphicData>
              </a:graphic>
            </wp:inline>
          </w:drawing>
        </w:r>
      </w:ins>
    </w:p>
    <w:p w14:paraId="73FCFDC3" w14:textId="77777777" w:rsidR="007178CC" w:rsidRDefault="007178CC">
      <w:pPr>
        <w:jc w:val="center"/>
        <w:rPr>
          <w:ins w:id="706" w:author="Mahan Dastgiri" w:date="2023-09-27T13:52:00Z"/>
          <w:rFonts w:ascii="Times New Roman" w:hAnsi="Times New Roman" w:cs="Times New Roman"/>
        </w:rPr>
        <w:pPrChange w:id="707" w:author="Mahan Dastgiri" w:date="2023-09-27T13:52:00Z">
          <w:pPr/>
        </w:pPrChange>
      </w:pPr>
      <w:ins w:id="708" w:author="Mahan Dastgiri" w:date="2023-09-27T13:52:00Z">
        <w:r>
          <w:rPr>
            <w:rFonts w:ascii="Times New Roman" w:hAnsi="Times New Roman" w:cs="Times New Roman"/>
          </w:rPr>
          <w:t>Figure 3: Expression level for each protein in the predicted blue and red regions of the first projection (left picture), and the third projection (right picture)</w:t>
        </w:r>
      </w:ins>
    </w:p>
    <w:p w14:paraId="4DDE4ED2" w14:textId="77777777" w:rsidR="007178CC" w:rsidRDefault="007178CC" w:rsidP="007178CC">
      <w:pPr>
        <w:pStyle w:val="NormalWeb"/>
        <w:jc w:val="center"/>
      </w:pPr>
    </w:p>
    <w:p w14:paraId="3EDE70DE" w14:textId="4CB885F4" w:rsidR="00394AF6" w:rsidRDefault="0040578F" w:rsidP="0040578F">
      <w:pPr>
        <w:pStyle w:val="NormalWeb"/>
      </w:pPr>
      <w:del w:id="709" w:author="Mahan Dastgiri" w:date="2023-09-25T19:13:00Z">
        <w:r w:rsidDel="004C14E6">
          <w:rPr>
            <w:noProof/>
          </w:rPr>
          <w:drawing>
            <wp:inline distT="0" distB="0" distL="0" distR="0" wp14:anchorId="14469BD4" wp14:editId="5E755C57">
              <wp:extent cx="2973788" cy="2973788"/>
              <wp:effectExtent l="0" t="0" r="0" b="0"/>
              <wp:docPr id="1230695793" name="Picture 5" descr="A white grid with black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95793" name="Picture 5" descr="A white grid with black dots and number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2568" cy="3022568"/>
                      </a:xfrm>
                      <a:prstGeom prst="rect">
                        <a:avLst/>
                      </a:prstGeom>
                    </pic:spPr>
                  </pic:pic>
                </a:graphicData>
              </a:graphic>
            </wp:inline>
          </w:drawing>
        </w:r>
      </w:del>
      <w:ins w:id="710" w:author="Mahan Dastgiri" w:date="2023-09-25T19:32:00Z">
        <w:r w:rsidR="00E92D00">
          <w:rPr>
            <w:noProof/>
          </w:rPr>
          <w:drawing>
            <wp:inline distT="0" distB="0" distL="0" distR="0" wp14:anchorId="57BBDCC0" wp14:editId="45AC5510">
              <wp:extent cx="2957052" cy="2957052"/>
              <wp:effectExtent l="0" t="0" r="2540" b="2540"/>
              <wp:docPr id="1634215989" name="Picture 10" descr="A graph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15989" name="Picture 10" descr="A graph with numbers and symbol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16372" cy="3016372"/>
                      </a:xfrm>
                      <a:prstGeom prst="rect">
                        <a:avLst/>
                      </a:prstGeom>
                    </pic:spPr>
                  </pic:pic>
                </a:graphicData>
              </a:graphic>
            </wp:inline>
          </w:drawing>
        </w:r>
      </w:ins>
      <w:del w:id="711" w:author="Mahan Dastgiri" w:date="2023-09-25T19:34:00Z">
        <w:r w:rsidDel="00E92D00">
          <w:rPr>
            <w:noProof/>
          </w:rPr>
          <w:drawing>
            <wp:inline distT="0" distB="0" distL="0" distR="0" wp14:anchorId="5E82A1DE" wp14:editId="38BDE5F4">
              <wp:extent cx="2945765" cy="2945765"/>
              <wp:effectExtent l="0" t="0" r="635" b="635"/>
              <wp:docPr id="2007966252" name="Picture 6"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66252" name="Picture 6" descr="A white sheet with black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2607" cy="3032607"/>
                      </a:xfrm>
                      <a:prstGeom prst="rect">
                        <a:avLst/>
                      </a:prstGeom>
                    </pic:spPr>
                  </pic:pic>
                </a:graphicData>
              </a:graphic>
            </wp:inline>
          </w:drawing>
        </w:r>
      </w:del>
      <w:ins w:id="712" w:author="Mahan Dastgiri" w:date="2023-09-25T19:43:00Z">
        <w:r w:rsidR="00F17795">
          <w:rPr>
            <w:noProof/>
          </w:rPr>
          <w:drawing>
            <wp:inline distT="0" distB="0" distL="0" distR="0" wp14:anchorId="5DF7D0D5" wp14:editId="4B66E6AD">
              <wp:extent cx="2956560" cy="2956560"/>
              <wp:effectExtent l="0" t="0" r="2540" b="2540"/>
              <wp:docPr id="75618440" name="Picture 13" descr="A graph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8440" name="Picture 13" descr="A graph with black text&#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88258" cy="2988258"/>
                      </a:xfrm>
                      <a:prstGeom prst="rect">
                        <a:avLst/>
                      </a:prstGeom>
                    </pic:spPr>
                  </pic:pic>
                </a:graphicData>
              </a:graphic>
            </wp:inline>
          </w:drawing>
        </w:r>
      </w:ins>
    </w:p>
    <w:p w14:paraId="3303105F" w14:textId="296442E5" w:rsidR="0040578F" w:rsidRDefault="0040578F" w:rsidP="0040578F">
      <w:pPr>
        <w:jc w:val="center"/>
        <w:rPr>
          <w:rFonts w:ascii="Times New Roman" w:hAnsi="Times New Roman" w:cs="Times New Roman"/>
        </w:rPr>
      </w:pPr>
      <w:r>
        <w:rPr>
          <w:rFonts w:ascii="Times New Roman" w:hAnsi="Times New Roman" w:cs="Times New Roman"/>
        </w:rPr>
        <w:t xml:space="preserve">Figure </w:t>
      </w:r>
      <w:ins w:id="713" w:author="Mahan Dastgiri" w:date="2023-09-27T13:49:00Z">
        <w:r w:rsidR="00360BEB">
          <w:rPr>
            <w:rFonts w:ascii="Times New Roman" w:hAnsi="Times New Roman" w:cs="Times New Roman"/>
          </w:rPr>
          <w:t>4</w:t>
        </w:r>
      </w:ins>
      <w:del w:id="714" w:author="Mahan Dastgiri" w:date="2023-09-27T13:49:00Z">
        <w:r w:rsidDel="00360BEB">
          <w:rPr>
            <w:rFonts w:ascii="Times New Roman" w:hAnsi="Times New Roman" w:cs="Times New Roman"/>
          </w:rPr>
          <w:delText>3</w:delText>
        </w:r>
      </w:del>
      <w:r>
        <w:rPr>
          <w:rFonts w:ascii="Times New Roman" w:hAnsi="Times New Roman" w:cs="Times New Roman"/>
        </w:rPr>
        <w:t>: Loading plots for the first (left) and third (right) projection.</w:t>
      </w:r>
    </w:p>
    <w:p w14:paraId="78DE20C0" w14:textId="041DF3AF" w:rsidR="00394AF6" w:rsidRDefault="00394AF6" w:rsidP="00E07AE7">
      <w:pPr>
        <w:pStyle w:val="NormalWeb"/>
        <w:jc w:val="center"/>
      </w:pPr>
    </w:p>
    <w:p w14:paraId="70F38FC3" w14:textId="325571E8" w:rsidR="00394AF6" w:rsidRDefault="00394AF6" w:rsidP="00E07AE7">
      <w:pPr>
        <w:pStyle w:val="NormalWeb"/>
        <w:jc w:val="center"/>
      </w:pPr>
    </w:p>
    <w:p w14:paraId="3090D297" w14:textId="1D8560DC" w:rsidR="004043A5" w:rsidRDefault="004043A5" w:rsidP="004043A5">
      <w:pPr>
        <w:pStyle w:val="NormalWeb"/>
      </w:pPr>
    </w:p>
    <w:p w14:paraId="4A6CB306" w14:textId="4882FA17" w:rsidR="00CE5637" w:rsidRDefault="00CE5637" w:rsidP="004043A5">
      <w:pPr>
        <w:pStyle w:val="NormalWeb"/>
      </w:pPr>
      <w:r>
        <w:rPr>
          <w:noProof/>
        </w:rPr>
        <w:lastRenderedPageBreak/>
        <w:drawing>
          <wp:inline distT="0" distB="0" distL="0" distR="0" wp14:anchorId="26B6A824" wp14:editId="56065139">
            <wp:extent cx="2441448" cy="1980527"/>
            <wp:effectExtent l="0" t="0" r="0" b="1270"/>
            <wp:docPr id="1224067743" name="Picture 3"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67743" name="Picture 3" descr="A graph with colored dot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39943" cy="2060427"/>
                    </a:xfrm>
                    <a:prstGeom prst="rect">
                      <a:avLst/>
                    </a:prstGeom>
                  </pic:spPr>
                </pic:pic>
              </a:graphicData>
            </a:graphic>
          </wp:inline>
        </w:drawing>
      </w:r>
      <w:del w:id="715" w:author="Mahan Dastgiri" w:date="2023-09-25T20:16:00Z">
        <w:r w:rsidR="0040578F" w:rsidDel="00E616ED">
          <w:rPr>
            <w:noProof/>
          </w:rPr>
          <w:drawing>
            <wp:inline distT="0" distB="0" distL="0" distR="0" wp14:anchorId="1A8CA1EB" wp14:editId="231BB3E5">
              <wp:extent cx="3409950" cy="2045971"/>
              <wp:effectExtent l="0" t="0" r="0" b="0"/>
              <wp:docPr id="885879496" name="Picture 1" descr="A graph of different colored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79496" name="Picture 1" descr="A graph of different colored boxes&#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46290" cy="2187775"/>
                      </a:xfrm>
                      <a:prstGeom prst="rect">
                        <a:avLst/>
                      </a:prstGeom>
                    </pic:spPr>
                  </pic:pic>
                </a:graphicData>
              </a:graphic>
            </wp:inline>
          </w:drawing>
        </w:r>
      </w:del>
      <w:ins w:id="716" w:author="Mahan Dastgiri" w:date="2023-09-25T20:21:00Z">
        <w:r w:rsidR="00E616ED">
          <w:rPr>
            <w:noProof/>
          </w:rPr>
          <w:drawing>
            <wp:inline distT="0" distB="0" distL="0" distR="0" wp14:anchorId="63C11101" wp14:editId="74B6E215">
              <wp:extent cx="3492500" cy="2093261"/>
              <wp:effectExtent l="0" t="0" r="0" b="2540"/>
              <wp:docPr id="27950063" name="Picture 17" descr="A group of colorful boxe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0063" name="Picture 17" descr="A group of colorful boxes with text&#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3549596" cy="2127482"/>
                      </a:xfrm>
                      <a:prstGeom prst="rect">
                        <a:avLst/>
                      </a:prstGeom>
                    </pic:spPr>
                  </pic:pic>
                </a:graphicData>
              </a:graphic>
            </wp:inline>
          </w:drawing>
        </w:r>
      </w:ins>
    </w:p>
    <w:p w14:paraId="3EEBB629" w14:textId="7DDF23EC" w:rsidR="004043A5" w:rsidRDefault="004043A5" w:rsidP="004043A5">
      <w:pPr>
        <w:pStyle w:val="NormalWeb"/>
      </w:pPr>
      <w:r>
        <w:t xml:space="preserve">Figure </w:t>
      </w:r>
      <w:ins w:id="717" w:author="Mahan Dastgiri" w:date="2023-09-27T13:49:00Z">
        <w:r w:rsidR="00360BEB">
          <w:t>5</w:t>
        </w:r>
      </w:ins>
      <w:del w:id="718" w:author="Mahan Dastgiri" w:date="2023-09-27T13:49:00Z">
        <w:r w:rsidR="0040578F" w:rsidDel="00360BEB">
          <w:delText>4</w:delText>
        </w:r>
      </w:del>
      <w:r>
        <w:t xml:space="preserve">: </w:t>
      </w:r>
      <w:r w:rsidR="0040578F">
        <w:rPr>
          <w:sz w:val="22"/>
          <w:szCs w:val="22"/>
        </w:rPr>
        <w:t>Five cl</w:t>
      </w:r>
      <w:r w:rsidR="0040578F" w:rsidRPr="004E3888">
        <w:rPr>
          <w:sz w:val="22"/>
          <w:szCs w:val="22"/>
        </w:rPr>
        <w:t xml:space="preserve">usters of the predicted blue region for projection </w:t>
      </w:r>
      <w:r w:rsidR="0040578F">
        <w:rPr>
          <w:sz w:val="22"/>
          <w:szCs w:val="22"/>
        </w:rPr>
        <w:t xml:space="preserve">one </w:t>
      </w:r>
      <w:r w:rsidR="0040578F" w:rsidRPr="004E3888">
        <w:rPr>
          <w:sz w:val="22"/>
          <w:szCs w:val="22"/>
        </w:rPr>
        <w:t xml:space="preserve">(left picture) and </w:t>
      </w:r>
      <w:r w:rsidR="0040578F">
        <w:rPr>
          <w:sz w:val="22"/>
          <w:szCs w:val="22"/>
        </w:rPr>
        <w:t>protein e</w:t>
      </w:r>
      <w:r w:rsidR="0040578F" w:rsidRPr="004E3888">
        <w:rPr>
          <w:sz w:val="22"/>
          <w:szCs w:val="22"/>
        </w:rPr>
        <w:t>xpression level</w:t>
      </w:r>
      <w:r w:rsidR="0040578F">
        <w:rPr>
          <w:sz w:val="22"/>
          <w:szCs w:val="22"/>
        </w:rPr>
        <w:t xml:space="preserve"> for</w:t>
      </w:r>
      <w:r w:rsidR="0040578F" w:rsidRPr="004E3888">
        <w:rPr>
          <w:sz w:val="22"/>
          <w:szCs w:val="22"/>
        </w:rPr>
        <w:t xml:space="preserve"> </w:t>
      </w:r>
      <w:r w:rsidR="0040578F">
        <w:rPr>
          <w:sz w:val="22"/>
          <w:szCs w:val="22"/>
        </w:rPr>
        <w:t xml:space="preserve">each </w:t>
      </w:r>
      <w:r w:rsidR="0040578F" w:rsidRPr="004E3888">
        <w:rPr>
          <w:sz w:val="22"/>
          <w:szCs w:val="22"/>
        </w:rPr>
        <w:t>cluster (right picture)</w:t>
      </w:r>
    </w:p>
    <w:p w14:paraId="73B80B6C" w14:textId="40FC7EDC" w:rsidR="004043A5" w:rsidRDefault="0040578F" w:rsidP="004043A5">
      <w:pPr>
        <w:pStyle w:val="NormalWeb"/>
      </w:pPr>
      <w:r>
        <w:rPr>
          <w:noProof/>
        </w:rPr>
        <w:drawing>
          <wp:inline distT="0" distB="0" distL="0" distR="0" wp14:anchorId="4F51AD6F" wp14:editId="34FFD7CB">
            <wp:extent cx="2441448" cy="1980526"/>
            <wp:effectExtent l="0" t="0" r="0" b="1270"/>
            <wp:docPr id="1055058236" name="Picture 4" descr="A graph showing a number of blue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58236" name="Picture 4" descr="A graph showing a number of blue cluster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84973" cy="2096955"/>
                    </a:xfrm>
                    <a:prstGeom prst="rect">
                      <a:avLst/>
                    </a:prstGeom>
                  </pic:spPr>
                </pic:pic>
              </a:graphicData>
            </a:graphic>
          </wp:inline>
        </w:drawing>
      </w:r>
      <w:del w:id="719" w:author="Mahan Dastgiri" w:date="2023-09-25T20:27:00Z">
        <w:r w:rsidDel="003F4C6D">
          <w:rPr>
            <w:noProof/>
          </w:rPr>
          <w:drawing>
            <wp:inline distT="0" distB="0" distL="0" distR="0" wp14:anchorId="4D3DF315" wp14:editId="027BDF14">
              <wp:extent cx="3411110" cy="2059556"/>
              <wp:effectExtent l="0" t="0" r="5715" b="0"/>
              <wp:docPr id="1964076279" name="Picture 2" descr="A chart of different colored candlesti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76279" name="Picture 2" descr="A chart of different colored candlestick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62959" cy="2271995"/>
                      </a:xfrm>
                      <a:prstGeom prst="rect">
                        <a:avLst/>
                      </a:prstGeom>
                    </pic:spPr>
                  </pic:pic>
                </a:graphicData>
              </a:graphic>
            </wp:inline>
          </w:drawing>
        </w:r>
      </w:del>
      <w:ins w:id="720" w:author="Mahan Dastgiri" w:date="2023-09-25T20:27:00Z">
        <w:r w:rsidR="003F4C6D">
          <w:rPr>
            <w:noProof/>
          </w:rPr>
          <w:drawing>
            <wp:inline distT="0" distB="0" distL="0" distR="0" wp14:anchorId="319B9B5C" wp14:editId="6CD4686B">
              <wp:extent cx="3493008" cy="2093566"/>
              <wp:effectExtent l="0" t="0" r="0" b="2540"/>
              <wp:docPr id="2139088918" name="Picture 18" descr="A chart of different colored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88918" name="Picture 18" descr="A chart of different colored boxes&#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3519504" cy="2109447"/>
                      </a:xfrm>
                      <a:prstGeom prst="rect">
                        <a:avLst/>
                      </a:prstGeom>
                    </pic:spPr>
                  </pic:pic>
                </a:graphicData>
              </a:graphic>
            </wp:inline>
          </w:drawing>
        </w:r>
      </w:ins>
    </w:p>
    <w:p w14:paraId="769B27D7" w14:textId="6B19C996" w:rsidR="004043A5" w:rsidRDefault="004043A5" w:rsidP="004043A5">
      <w:pPr>
        <w:pStyle w:val="NormalWeb"/>
      </w:pPr>
    </w:p>
    <w:p w14:paraId="39545BD1" w14:textId="4106F673" w:rsidR="004043A5" w:rsidRDefault="004043A5" w:rsidP="004043A5">
      <w:pPr>
        <w:pStyle w:val="NormalWeb"/>
      </w:pPr>
      <w:r>
        <w:t xml:space="preserve">Figure </w:t>
      </w:r>
      <w:ins w:id="721" w:author="Mahan Dastgiri" w:date="2023-09-27T13:49:00Z">
        <w:r w:rsidR="00360BEB">
          <w:t>6</w:t>
        </w:r>
      </w:ins>
      <w:del w:id="722" w:author="Mahan Dastgiri" w:date="2023-09-27T13:49:00Z">
        <w:r w:rsidR="0040578F" w:rsidDel="00360BEB">
          <w:delText>5</w:delText>
        </w:r>
      </w:del>
      <w:r>
        <w:t xml:space="preserve">: </w:t>
      </w:r>
      <w:r w:rsidR="0040578F">
        <w:rPr>
          <w:sz w:val="22"/>
          <w:szCs w:val="22"/>
        </w:rPr>
        <w:t>Five cl</w:t>
      </w:r>
      <w:r w:rsidR="0040578F" w:rsidRPr="004E3888">
        <w:rPr>
          <w:sz w:val="22"/>
          <w:szCs w:val="22"/>
        </w:rPr>
        <w:t xml:space="preserve">usters of the predicted blue region for projection </w:t>
      </w:r>
      <w:r w:rsidR="0040578F">
        <w:rPr>
          <w:sz w:val="22"/>
          <w:szCs w:val="22"/>
        </w:rPr>
        <w:t>three</w:t>
      </w:r>
      <w:r w:rsidR="0040578F" w:rsidRPr="004E3888">
        <w:rPr>
          <w:sz w:val="22"/>
          <w:szCs w:val="22"/>
        </w:rPr>
        <w:t xml:space="preserve"> (left picture) and </w:t>
      </w:r>
      <w:r w:rsidR="0040578F">
        <w:rPr>
          <w:sz w:val="22"/>
          <w:szCs w:val="22"/>
        </w:rPr>
        <w:t>protein e</w:t>
      </w:r>
      <w:r w:rsidR="0040578F" w:rsidRPr="004E3888">
        <w:rPr>
          <w:sz w:val="22"/>
          <w:szCs w:val="22"/>
        </w:rPr>
        <w:t>xpression level</w:t>
      </w:r>
      <w:r w:rsidR="0040578F">
        <w:rPr>
          <w:sz w:val="22"/>
          <w:szCs w:val="22"/>
        </w:rPr>
        <w:t xml:space="preserve"> for</w:t>
      </w:r>
      <w:r w:rsidR="0040578F" w:rsidRPr="004E3888">
        <w:rPr>
          <w:sz w:val="22"/>
          <w:szCs w:val="22"/>
        </w:rPr>
        <w:t xml:space="preserve"> </w:t>
      </w:r>
      <w:r w:rsidR="0040578F">
        <w:rPr>
          <w:sz w:val="22"/>
          <w:szCs w:val="22"/>
        </w:rPr>
        <w:t xml:space="preserve">each </w:t>
      </w:r>
      <w:r w:rsidR="0040578F" w:rsidRPr="004E3888">
        <w:rPr>
          <w:sz w:val="22"/>
          <w:szCs w:val="22"/>
        </w:rPr>
        <w:t>cluster</w:t>
      </w:r>
      <w:r w:rsidR="0040578F">
        <w:rPr>
          <w:sz w:val="22"/>
          <w:szCs w:val="22"/>
        </w:rPr>
        <w:t xml:space="preserve"> </w:t>
      </w:r>
      <w:r w:rsidR="0040578F" w:rsidRPr="004E3888">
        <w:rPr>
          <w:sz w:val="22"/>
          <w:szCs w:val="22"/>
        </w:rPr>
        <w:t>(right picture)</w:t>
      </w:r>
    </w:p>
    <w:p w14:paraId="24A27D2E" w14:textId="77777777" w:rsidR="004043A5" w:rsidDel="007178CC" w:rsidRDefault="004043A5" w:rsidP="004043A5">
      <w:pPr>
        <w:pStyle w:val="NormalWeb"/>
        <w:rPr>
          <w:del w:id="723" w:author="Mahan Dastgiri" w:date="2023-09-27T13:52:00Z"/>
        </w:rPr>
      </w:pPr>
    </w:p>
    <w:p w14:paraId="14FCF9C3" w14:textId="73AA489A" w:rsidR="004043A5" w:rsidDel="007178CC" w:rsidRDefault="004043A5" w:rsidP="004043A5">
      <w:pPr>
        <w:pStyle w:val="NormalWeb"/>
        <w:rPr>
          <w:del w:id="724" w:author="Mahan Dastgiri" w:date="2023-09-27T13:52:00Z"/>
        </w:rPr>
      </w:pPr>
    </w:p>
    <w:p w14:paraId="257918FE" w14:textId="77777777" w:rsidR="0075767D" w:rsidDel="00591FBD" w:rsidRDefault="0075767D" w:rsidP="004043A5">
      <w:pPr>
        <w:rPr>
          <w:del w:id="725" w:author="Mahan Dastgiri" w:date="2023-09-25T20:53:00Z"/>
          <w:rFonts w:ascii="Times New Roman" w:hAnsi="Times New Roman" w:cs="Times New Roman"/>
        </w:rPr>
      </w:pPr>
    </w:p>
    <w:p w14:paraId="27B9C4F3" w14:textId="66B03BFF" w:rsidR="004642F8" w:rsidDel="007178CC" w:rsidRDefault="009A0FA6" w:rsidP="004043A5">
      <w:pPr>
        <w:rPr>
          <w:del w:id="726" w:author="Mahan Dastgiri" w:date="2023-09-27T13:52:00Z"/>
          <w:rFonts w:ascii="Times New Roman" w:hAnsi="Times New Roman" w:cs="Times New Roman"/>
        </w:rPr>
      </w:pPr>
      <w:del w:id="727" w:author="Mahan Dastgiri" w:date="2023-09-25T20:43:00Z">
        <w:r w:rsidDel="004642F8">
          <w:rPr>
            <w:rFonts w:ascii="Times New Roman" w:hAnsi="Times New Roman" w:cs="Times New Roman"/>
            <w:noProof/>
          </w:rPr>
          <w:drawing>
            <wp:inline distT="0" distB="0" distL="0" distR="0" wp14:anchorId="2F489A28" wp14:editId="0302B4D7">
              <wp:extent cx="2832631" cy="1699579"/>
              <wp:effectExtent l="0" t="0" r="0" b="2540"/>
              <wp:docPr id="1291454036"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54036" name="Picture 12" descr="A screenshot of a graph&#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03583" cy="1742150"/>
                      </a:xfrm>
                      <a:prstGeom prst="rect">
                        <a:avLst/>
                      </a:prstGeom>
                    </pic:spPr>
                  </pic:pic>
                </a:graphicData>
              </a:graphic>
            </wp:inline>
          </w:drawing>
        </w:r>
      </w:del>
      <w:del w:id="728" w:author="Mahan Dastgiri" w:date="2023-09-25T20:49:00Z">
        <w:r w:rsidDel="004642F8">
          <w:rPr>
            <w:rFonts w:ascii="Times New Roman" w:hAnsi="Times New Roman" w:cs="Times New Roman"/>
            <w:noProof/>
          </w:rPr>
          <w:drawing>
            <wp:inline distT="0" distB="0" distL="0" distR="0" wp14:anchorId="15729173" wp14:editId="3432431C">
              <wp:extent cx="2943860" cy="1766314"/>
              <wp:effectExtent l="0" t="0" r="2540" b="0"/>
              <wp:docPr id="1127479800"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79800" name="Picture 14" descr="A screenshot of a graph&#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11161" cy="1806695"/>
                      </a:xfrm>
                      <a:prstGeom prst="rect">
                        <a:avLst/>
                      </a:prstGeom>
                    </pic:spPr>
                  </pic:pic>
                </a:graphicData>
              </a:graphic>
            </wp:inline>
          </w:drawing>
        </w:r>
      </w:del>
    </w:p>
    <w:p w14:paraId="36E62B6B" w14:textId="43AF9AE9" w:rsidR="004F3028" w:rsidDel="007178CC" w:rsidRDefault="009A0FA6" w:rsidP="004043A5">
      <w:pPr>
        <w:rPr>
          <w:del w:id="729" w:author="Mahan Dastgiri" w:date="2023-09-27T13:52:00Z"/>
          <w:rFonts w:ascii="Times New Roman" w:hAnsi="Times New Roman" w:cs="Times New Roman"/>
        </w:rPr>
      </w:pPr>
      <w:del w:id="730" w:author="Mahan Dastgiri" w:date="2023-09-27T13:52:00Z">
        <w:r w:rsidDel="007178CC">
          <w:rPr>
            <w:rFonts w:ascii="Times New Roman" w:hAnsi="Times New Roman" w:cs="Times New Roman"/>
          </w:rPr>
          <w:delText xml:space="preserve">Figure </w:delText>
        </w:r>
      </w:del>
      <w:del w:id="731" w:author="Mahan Dastgiri" w:date="2023-09-27T13:49:00Z">
        <w:r w:rsidDel="00360BEB">
          <w:rPr>
            <w:rFonts w:ascii="Times New Roman" w:hAnsi="Times New Roman" w:cs="Times New Roman"/>
          </w:rPr>
          <w:delText>6</w:delText>
        </w:r>
      </w:del>
      <w:del w:id="732" w:author="Mahan Dastgiri" w:date="2023-09-27T13:52:00Z">
        <w:r w:rsidDel="007178CC">
          <w:rPr>
            <w:rFonts w:ascii="Times New Roman" w:hAnsi="Times New Roman" w:cs="Times New Roman"/>
          </w:rPr>
          <w:delText xml:space="preserve">: </w:delText>
        </w:r>
        <w:r w:rsidR="00AE1C93" w:rsidDel="007178CC">
          <w:rPr>
            <w:rFonts w:ascii="Times New Roman" w:hAnsi="Times New Roman" w:cs="Times New Roman"/>
          </w:rPr>
          <w:delText>Expression level for each protein in the predicted blue and red regions</w:delText>
        </w:r>
        <w:r w:rsidR="00691B0A" w:rsidDel="007178CC">
          <w:rPr>
            <w:rFonts w:ascii="Times New Roman" w:hAnsi="Times New Roman" w:cs="Times New Roman"/>
          </w:rPr>
          <w:delText xml:space="preserve"> of the first projection (left picture), and the third projection (right picture)</w:delText>
        </w:r>
      </w:del>
    </w:p>
    <w:p w14:paraId="56A86D96" w14:textId="77777777" w:rsidR="00F92BBB" w:rsidRDefault="00F92BBB" w:rsidP="004043A5">
      <w:pPr>
        <w:rPr>
          <w:rFonts w:ascii="Times New Roman" w:hAnsi="Times New Roman" w:cs="Times New Roman"/>
        </w:rPr>
      </w:pPr>
    </w:p>
    <w:p w14:paraId="0FF6E7BC" w14:textId="570005AA" w:rsidR="004043A5" w:rsidRPr="004F3028" w:rsidRDefault="004043A5" w:rsidP="004043A5">
      <w:pPr>
        <w:rPr>
          <w:rFonts w:ascii="Times New Roman" w:hAnsi="Times New Roman" w:cs="Times New Roman"/>
        </w:rPr>
      </w:pPr>
      <w:r w:rsidRPr="004F3028">
        <w:rPr>
          <w:rFonts w:ascii="Times New Roman" w:hAnsi="Times New Roman" w:cs="Times New Roman"/>
        </w:rPr>
        <w:t xml:space="preserve">Table 3: Proportion of the stimulated and unstimulated cells </w:t>
      </w:r>
      <w:r w:rsidR="004F3028" w:rsidRPr="004F3028">
        <w:rPr>
          <w:rFonts w:ascii="Times New Roman" w:hAnsi="Times New Roman" w:cs="Times New Roman"/>
        </w:rPr>
        <w:t xml:space="preserve">in each 5 clusters of the predicted blue region of the first projection. The three numbers are: proportion of stimulated (unstimulated) cells from the total, percentage of stimulated (unstimulated)for the region, and number of stimulated (unstimulated) cells within the region, for each </w:t>
      </w:r>
      <w:r w:rsidR="004F3028">
        <w:rPr>
          <w:rFonts w:ascii="Times New Roman" w:hAnsi="Times New Roman" w:cs="Times New Roman"/>
        </w:rPr>
        <w:t>cluster.</w:t>
      </w:r>
    </w:p>
    <w:tbl>
      <w:tblPr>
        <w:tblStyle w:val="TableGrid"/>
        <w:tblW w:w="9355" w:type="dxa"/>
        <w:tblLook w:val="04A0" w:firstRow="1" w:lastRow="0" w:firstColumn="1" w:lastColumn="0" w:noHBand="0" w:noVBand="1"/>
      </w:tblPr>
      <w:tblGrid>
        <w:gridCol w:w="1514"/>
        <w:gridCol w:w="1568"/>
        <w:gridCol w:w="1568"/>
        <w:gridCol w:w="1568"/>
        <w:gridCol w:w="1568"/>
        <w:gridCol w:w="1569"/>
      </w:tblGrid>
      <w:tr w:rsidR="004043A5" w14:paraId="35787480" w14:textId="77777777" w:rsidTr="00DE47F6">
        <w:tc>
          <w:tcPr>
            <w:tcW w:w="1514" w:type="dxa"/>
          </w:tcPr>
          <w:p w14:paraId="0E24CA40" w14:textId="77777777" w:rsidR="004043A5" w:rsidRDefault="004043A5" w:rsidP="00DE47F6">
            <w:pPr>
              <w:rPr>
                <w:rFonts w:ascii="Times New Roman" w:hAnsi="Times New Roman" w:cs="Times New Roman"/>
              </w:rPr>
            </w:pPr>
          </w:p>
        </w:tc>
        <w:tc>
          <w:tcPr>
            <w:tcW w:w="1568" w:type="dxa"/>
          </w:tcPr>
          <w:p w14:paraId="346FC082" w14:textId="77777777" w:rsidR="004043A5" w:rsidRDefault="004043A5" w:rsidP="00DE47F6">
            <w:pPr>
              <w:jc w:val="center"/>
              <w:rPr>
                <w:rFonts w:ascii="Times New Roman" w:hAnsi="Times New Roman" w:cs="Times New Roman"/>
              </w:rPr>
            </w:pPr>
            <w:r>
              <w:rPr>
                <w:rFonts w:ascii="Times New Roman" w:hAnsi="Times New Roman" w:cs="Times New Roman"/>
              </w:rPr>
              <w:t>Cluster 1</w:t>
            </w:r>
          </w:p>
        </w:tc>
        <w:tc>
          <w:tcPr>
            <w:tcW w:w="1568" w:type="dxa"/>
          </w:tcPr>
          <w:p w14:paraId="3E390B1A" w14:textId="77777777" w:rsidR="004043A5" w:rsidRDefault="004043A5" w:rsidP="00DE47F6">
            <w:pPr>
              <w:jc w:val="center"/>
              <w:rPr>
                <w:rFonts w:ascii="Times New Roman" w:hAnsi="Times New Roman" w:cs="Times New Roman"/>
              </w:rPr>
            </w:pPr>
            <w:r>
              <w:rPr>
                <w:rFonts w:ascii="Times New Roman" w:hAnsi="Times New Roman" w:cs="Times New Roman"/>
              </w:rPr>
              <w:t>Cluster 2</w:t>
            </w:r>
          </w:p>
        </w:tc>
        <w:tc>
          <w:tcPr>
            <w:tcW w:w="1568" w:type="dxa"/>
          </w:tcPr>
          <w:p w14:paraId="2D6BB00D" w14:textId="77777777" w:rsidR="004043A5" w:rsidRDefault="004043A5" w:rsidP="00DE47F6">
            <w:pPr>
              <w:jc w:val="center"/>
              <w:rPr>
                <w:rFonts w:ascii="Times New Roman" w:hAnsi="Times New Roman" w:cs="Times New Roman"/>
              </w:rPr>
            </w:pPr>
            <w:r>
              <w:rPr>
                <w:rFonts w:ascii="Times New Roman" w:hAnsi="Times New Roman" w:cs="Times New Roman"/>
              </w:rPr>
              <w:t>Cluster 3</w:t>
            </w:r>
          </w:p>
        </w:tc>
        <w:tc>
          <w:tcPr>
            <w:tcW w:w="1568" w:type="dxa"/>
          </w:tcPr>
          <w:p w14:paraId="174DA0C4" w14:textId="77777777" w:rsidR="004043A5" w:rsidRDefault="004043A5" w:rsidP="00DE47F6">
            <w:pPr>
              <w:jc w:val="center"/>
              <w:rPr>
                <w:rFonts w:ascii="Times New Roman" w:hAnsi="Times New Roman" w:cs="Times New Roman"/>
              </w:rPr>
            </w:pPr>
            <w:r>
              <w:rPr>
                <w:rFonts w:ascii="Times New Roman" w:hAnsi="Times New Roman" w:cs="Times New Roman"/>
              </w:rPr>
              <w:t>Cluster 4</w:t>
            </w:r>
          </w:p>
        </w:tc>
        <w:tc>
          <w:tcPr>
            <w:tcW w:w="1569" w:type="dxa"/>
          </w:tcPr>
          <w:p w14:paraId="181D41F8" w14:textId="77777777" w:rsidR="004043A5" w:rsidRDefault="004043A5" w:rsidP="00DE47F6">
            <w:pPr>
              <w:jc w:val="center"/>
              <w:rPr>
                <w:rFonts w:ascii="Times New Roman" w:hAnsi="Times New Roman" w:cs="Times New Roman"/>
              </w:rPr>
            </w:pPr>
            <w:r>
              <w:rPr>
                <w:rFonts w:ascii="Times New Roman" w:hAnsi="Times New Roman" w:cs="Times New Roman"/>
              </w:rPr>
              <w:t>Cluster 5</w:t>
            </w:r>
          </w:p>
        </w:tc>
      </w:tr>
      <w:tr w:rsidR="004043A5" w14:paraId="55B2727B" w14:textId="77777777" w:rsidTr="00DE47F6">
        <w:tc>
          <w:tcPr>
            <w:tcW w:w="1514" w:type="dxa"/>
          </w:tcPr>
          <w:p w14:paraId="691A2F2F" w14:textId="77777777" w:rsidR="004043A5" w:rsidRDefault="004043A5" w:rsidP="00DE47F6">
            <w:pPr>
              <w:rPr>
                <w:rFonts w:ascii="Times New Roman" w:hAnsi="Times New Roman" w:cs="Times New Roman"/>
              </w:rPr>
            </w:pPr>
            <w:r>
              <w:rPr>
                <w:rFonts w:ascii="Times New Roman" w:hAnsi="Times New Roman" w:cs="Times New Roman"/>
              </w:rPr>
              <w:t>Stimulated</w:t>
            </w:r>
          </w:p>
        </w:tc>
        <w:tc>
          <w:tcPr>
            <w:tcW w:w="1568" w:type="dxa"/>
          </w:tcPr>
          <w:p w14:paraId="2C91125D" w14:textId="77777777" w:rsidR="004043A5" w:rsidRDefault="004043A5" w:rsidP="00DE47F6">
            <w:pPr>
              <w:rPr>
                <w:rFonts w:ascii="Times New Roman" w:hAnsi="Times New Roman" w:cs="Times New Roman"/>
              </w:rPr>
            </w:pPr>
            <w:r>
              <w:rPr>
                <w:rFonts w:ascii="Times New Roman" w:hAnsi="Times New Roman" w:cs="Times New Roman"/>
              </w:rPr>
              <w:t>0.0038 (55.2%) 2013</w:t>
            </w:r>
          </w:p>
        </w:tc>
        <w:tc>
          <w:tcPr>
            <w:tcW w:w="1568" w:type="dxa"/>
          </w:tcPr>
          <w:p w14:paraId="547A5007" w14:textId="77777777" w:rsidR="004043A5" w:rsidRDefault="004043A5" w:rsidP="00DE47F6">
            <w:pPr>
              <w:rPr>
                <w:rFonts w:ascii="Times New Roman" w:hAnsi="Times New Roman" w:cs="Times New Roman"/>
              </w:rPr>
            </w:pPr>
            <w:r>
              <w:rPr>
                <w:rFonts w:ascii="Times New Roman" w:hAnsi="Times New Roman" w:cs="Times New Roman"/>
              </w:rPr>
              <w:t>0.0098 (53.9%) 5259</w:t>
            </w:r>
          </w:p>
        </w:tc>
        <w:tc>
          <w:tcPr>
            <w:tcW w:w="1568" w:type="dxa"/>
          </w:tcPr>
          <w:p w14:paraId="735CF900" w14:textId="77777777" w:rsidR="004043A5" w:rsidRDefault="004043A5" w:rsidP="00DE47F6">
            <w:pPr>
              <w:rPr>
                <w:rFonts w:ascii="Times New Roman" w:hAnsi="Times New Roman" w:cs="Times New Roman"/>
              </w:rPr>
            </w:pPr>
            <w:r>
              <w:rPr>
                <w:rFonts w:ascii="Times New Roman" w:hAnsi="Times New Roman" w:cs="Times New Roman"/>
              </w:rPr>
              <w:t>0.0011 (51.1%) 582</w:t>
            </w:r>
          </w:p>
        </w:tc>
        <w:tc>
          <w:tcPr>
            <w:tcW w:w="1568" w:type="dxa"/>
          </w:tcPr>
          <w:p w14:paraId="50C97ABF" w14:textId="77777777" w:rsidR="004043A5" w:rsidRDefault="004043A5" w:rsidP="00DE47F6">
            <w:pPr>
              <w:rPr>
                <w:rFonts w:ascii="Times New Roman" w:hAnsi="Times New Roman" w:cs="Times New Roman"/>
              </w:rPr>
            </w:pPr>
            <w:r>
              <w:rPr>
                <w:rFonts w:ascii="Times New Roman" w:hAnsi="Times New Roman" w:cs="Times New Roman"/>
              </w:rPr>
              <w:t>0.0039 (51.3%) 2098</w:t>
            </w:r>
          </w:p>
        </w:tc>
        <w:tc>
          <w:tcPr>
            <w:tcW w:w="1569" w:type="dxa"/>
          </w:tcPr>
          <w:p w14:paraId="5C76D411" w14:textId="77777777" w:rsidR="004043A5" w:rsidRDefault="004043A5" w:rsidP="00DE47F6">
            <w:pPr>
              <w:rPr>
                <w:rFonts w:ascii="Times New Roman" w:hAnsi="Times New Roman" w:cs="Times New Roman"/>
              </w:rPr>
            </w:pPr>
            <w:r>
              <w:rPr>
                <w:rFonts w:ascii="Times New Roman" w:hAnsi="Times New Roman" w:cs="Times New Roman"/>
              </w:rPr>
              <w:t>0.0017 (54.0%) 920</w:t>
            </w:r>
          </w:p>
        </w:tc>
      </w:tr>
      <w:tr w:rsidR="004043A5" w14:paraId="38384FEB" w14:textId="77777777" w:rsidTr="00DE47F6">
        <w:tc>
          <w:tcPr>
            <w:tcW w:w="1514" w:type="dxa"/>
          </w:tcPr>
          <w:p w14:paraId="39DEBE83" w14:textId="77777777" w:rsidR="004043A5" w:rsidRDefault="004043A5" w:rsidP="00DE47F6">
            <w:pPr>
              <w:rPr>
                <w:rFonts w:ascii="Times New Roman" w:hAnsi="Times New Roman" w:cs="Times New Roman"/>
              </w:rPr>
            </w:pPr>
            <w:r>
              <w:rPr>
                <w:rFonts w:ascii="Times New Roman" w:hAnsi="Times New Roman" w:cs="Times New Roman"/>
              </w:rPr>
              <w:t>Unstimulated</w:t>
            </w:r>
          </w:p>
        </w:tc>
        <w:tc>
          <w:tcPr>
            <w:tcW w:w="1568" w:type="dxa"/>
          </w:tcPr>
          <w:p w14:paraId="313F7BA9" w14:textId="77777777" w:rsidR="004043A5" w:rsidRDefault="004043A5" w:rsidP="00DE47F6">
            <w:pPr>
              <w:rPr>
                <w:rFonts w:ascii="Times New Roman" w:hAnsi="Times New Roman" w:cs="Times New Roman"/>
              </w:rPr>
            </w:pPr>
            <w:r>
              <w:rPr>
                <w:rFonts w:ascii="Times New Roman" w:hAnsi="Times New Roman" w:cs="Times New Roman"/>
              </w:rPr>
              <w:t>0.0018 (44.8%) 1634</w:t>
            </w:r>
          </w:p>
        </w:tc>
        <w:tc>
          <w:tcPr>
            <w:tcW w:w="1568" w:type="dxa"/>
          </w:tcPr>
          <w:p w14:paraId="6B77D497" w14:textId="77777777" w:rsidR="004043A5" w:rsidRDefault="004043A5" w:rsidP="00DE47F6">
            <w:pPr>
              <w:rPr>
                <w:rFonts w:ascii="Times New Roman" w:hAnsi="Times New Roman" w:cs="Times New Roman"/>
              </w:rPr>
            </w:pPr>
            <w:r>
              <w:rPr>
                <w:rFonts w:ascii="Times New Roman" w:hAnsi="Times New Roman" w:cs="Times New Roman"/>
              </w:rPr>
              <w:t>0.0048 (46.1%) 4498</w:t>
            </w:r>
          </w:p>
        </w:tc>
        <w:tc>
          <w:tcPr>
            <w:tcW w:w="1568" w:type="dxa"/>
          </w:tcPr>
          <w:p w14:paraId="6F2388A8" w14:textId="77777777" w:rsidR="004043A5" w:rsidRDefault="004043A5" w:rsidP="00DE47F6">
            <w:pPr>
              <w:rPr>
                <w:rFonts w:ascii="Times New Roman" w:hAnsi="Times New Roman" w:cs="Times New Roman"/>
              </w:rPr>
            </w:pPr>
            <w:r>
              <w:rPr>
                <w:rFonts w:ascii="Times New Roman" w:hAnsi="Times New Roman" w:cs="Times New Roman"/>
              </w:rPr>
              <w:t>0.0006 (48.9%) 558</w:t>
            </w:r>
          </w:p>
        </w:tc>
        <w:tc>
          <w:tcPr>
            <w:tcW w:w="1568" w:type="dxa"/>
          </w:tcPr>
          <w:p w14:paraId="413E9323" w14:textId="77777777" w:rsidR="004043A5" w:rsidRDefault="004043A5" w:rsidP="00DE47F6">
            <w:pPr>
              <w:rPr>
                <w:rFonts w:ascii="Times New Roman" w:hAnsi="Times New Roman" w:cs="Times New Roman"/>
              </w:rPr>
            </w:pPr>
            <w:r>
              <w:rPr>
                <w:rFonts w:ascii="Times New Roman" w:hAnsi="Times New Roman" w:cs="Times New Roman"/>
              </w:rPr>
              <w:t>0.0021 (48.7%) 1990</w:t>
            </w:r>
          </w:p>
        </w:tc>
        <w:tc>
          <w:tcPr>
            <w:tcW w:w="1569" w:type="dxa"/>
          </w:tcPr>
          <w:p w14:paraId="189F742B" w14:textId="77777777" w:rsidR="004043A5" w:rsidRDefault="004043A5" w:rsidP="00DE47F6">
            <w:pPr>
              <w:rPr>
                <w:rFonts w:ascii="Times New Roman" w:hAnsi="Times New Roman" w:cs="Times New Roman"/>
              </w:rPr>
            </w:pPr>
            <w:r>
              <w:rPr>
                <w:rFonts w:ascii="Times New Roman" w:hAnsi="Times New Roman" w:cs="Times New Roman"/>
              </w:rPr>
              <w:t>0.0008 (46.0%) 784</w:t>
            </w:r>
          </w:p>
        </w:tc>
      </w:tr>
    </w:tbl>
    <w:p w14:paraId="001DB38B" w14:textId="77777777" w:rsidR="004043A5" w:rsidRDefault="004043A5" w:rsidP="004043A5">
      <w:pPr>
        <w:rPr>
          <w:rFonts w:ascii="Times New Roman" w:hAnsi="Times New Roman" w:cs="Times New Roman"/>
        </w:rPr>
      </w:pPr>
    </w:p>
    <w:p w14:paraId="037DC5A4" w14:textId="0178B418" w:rsidR="004043A5" w:rsidRDefault="004043A5" w:rsidP="004043A5">
      <w:pPr>
        <w:rPr>
          <w:rFonts w:ascii="Times New Roman" w:hAnsi="Times New Roman" w:cs="Times New Roman"/>
        </w:rPr>
      </w:pPr>
      <w:r>
        <w:rPr>
          <w:rFonts w:ascii="Times New Roman" w:hAnsi="Times New Roman" w:cs="Times New Roman"/>
        </w:rPr>
        <w:lastRenderedPageBreak/>
        <w:t xml:space="preserve">Table 4: </w:t>
      </w:r>
      <w:r w:rsidR="004F3028" w:rsidRPr="004F3028">
        <w:rPr>
          <w:rFonts w:ascii="Times New Roman" w:hAnsi="Times New Roman" w:cs="Times New Roman"/>
        </w:rPr>
        <w:t xml:space="preserve">Proportion of the stimulated and unstimulated cells in each </w:t>
      </w:r>
      <w:r w:rsidR="004F3028">
        <w:rPr>
          <w:rFonts w:ascii="Times New Roman" w:hAnsi="Times New Roman" w:cs="Times New Roman"/>
        </w:rPr>
        <w:t>7</w:t>
      </w:r>
      <w:r w:rsidR="004F3028" w:rsidRPr="004F3028">
        <w:rPr>
          <w:rFonts w:ascii="Times New Roman" w:hAnsi="Times New Roman" w:cs="Times New Roman"/>
        </w:rPr>
        <w:t xml:space="preserve"> clusters of the predicted blue region of the </w:t>
      </w:r>
      <w:r w:rsidR="004F3028">
        <w:rPr>
          <w:rFonts w:ascii="Times New Roman" w:hAnsi="Times New Roman" w:cs="Times New Roman"/>
        </w:rPr>
        <w:t>third</w:t>
      </w:r>
      <w:r w:rsidR="004F3028" w:rsidRPr="004F3028">
        <w:rPr>
          <w:rFonts w:ascii="Times New Roman" w:hAnsi="Times New Roman" w:cs="Times New Roman"/>
        </w:rPr>
        <w:t xml:space="preserve"> projection. The three numbers are: proportion of stimulated (unstimulated) cells from the total, percentage of stimulated (unstimulated)for the region, and number of stimulated (unstimulated) cells within the region, for each </w:t>
      </w:r>
      <w:r w:rsidR="004F3028">
        <w:rPr>
          <w:rFonts w:ascii="Times New Roman" w:hAnsi="Times New Roman" w:cs="Times New Roman"/>
        </w:rPr>
        <w:t>cluster.</w:t>
      </w:r>
    </w:p>
    <w:tbl>
      <w:tblPr>
        <w:tblStyle w:val="TableGrid"/>
        <w:tblW w:w="9583" w:type="dxa"/>
        <w:tblInd w:w="-5" w:type="dxa"/>
        <w:tblLook w:val="04A0" w:firstRow="1" w:lastRow="0" w:firstColumn="1" w:lastColumn="0" w:noHBand="0" w:noVBand="1"/>
      </w:tblPr>
      <w:tblGrid>
        <w:gridCol w:w="1514"/>
        <w:gridCol w:w="1091"/>
        <w:gridCol w:w="1170"/>
        <w:gridCol w:w="1170"/>
        <w:gridCol w:w="1170"/>
        <w:gridCol w:w="1170"/>
        <w:gridCol w:w="1128"/>
        <w:gridCol w:w="1170"/>
      </w:tblGrid>
      <w:tr w:rsidR="004043A5" w14:paraId="7FFC800C" w14:textId="77777777" w:rsidTr="00DE47F6">
        <w:tc>
          <w:tcPr>
            <w:tcW w:w="1514" w:type="dxa"/>
          </w:tcPr>
          <w:p w14:paraId="0B13D81D" w14:textId="77777777" w:rsidR="004043A5" w:rsidRDefault="004043A5" w:rsidP="00DE47F6">
            <w:pPr>
              <w:rPr>
                <w:rFonts w:ascii="Times New Roman" w:hAnsi="Times New Roman" w:cs="Times New Roman"/>
              </w:rPr>
            </w:pPr>
          </w:p>
        </w:tc>
        <w:tc>
          <w:tcPr>
            <w:tcW w:w="1091" w:type="dxa"/>
          </w:tcPr>
          <w:p w14:paraId="13568AAA" w14:textId="77777777" w:rsidR="004043A5" w:rsidRDefault="004043A5" w:rsidP="00DE47F6">
            <w:pPr>
              <w:jc w:val="center"/>
              <w:rPr>
                <w:rFonts w:ascii="Times New Roman" w:hAnsi="Times New Roman" w:cs="Times New Roman"/>
              </w:rPr>
            </w:pPr>
            <w:r>
              <w:rPr>
                <w:rFonts w:ascii="Times New Roman" w:hAnsi="Times New Roman" w:cs="Times New Roman"/>
              </w:rPr>
              <w:t>Cluster 1</w:t>
            </w:r>
          </w:p>
        </w:tc>
        <w:tc>
          <w:tcPr>
            <w:tcW w:w="1170" w:type="dxa"/>
          </w:tcPr>
          <w:p w14:paraId="7A125548" w14:textId="77777777" w:rsidR="004043A5" w:rsidRDefault="004043A5" w:rsidP="00DE47F6">
            <w:pPr>
              <w:jc w:val="center"/>
              <w:rPr>
                <w:rFonts w:ascii="Times New Roman" w:hAnsi="Times New Roman" w:cs="Times New Roman"/>
              </w:rPr>
            </w:pPr>
            <w:r>
              <w:rPr>
                <w:rFonts w:ascii="Times New Roman" w:hAnsi="Times New Roman" w:cs="Times New Roman"/>
              </w:rPr>
              <w:t>Cluster 2</w:t>
            </w:r>
          </w:p>
        </w:tc>
        <w:tc>
          <w:tcPr>
            <w:tcW w:w="1170" w:type="dxa"/>
          </w:tcPr>
          <w:p w14:paraId="2C5EA007" w14:textId="77777777" w:rsidR="004043A5" w:rsidRDefault="004043A5" w:rsidP="00DE47F6">
            <w:pPr>
              <w:jc w:val="center"/>
              <w:rPr>
                <w:rFonts w:ascii="Times New Roman" w:hAnsi="Times New Roman" w:cs="Times New Roman"/>
              </w:rPr>
            </w:pPr>
            <w:r>
              <w:rPr>
                <w:rFonts w:ascii="Times New Roman" w:hAnsi="Times New Roman" w:cs="Times New Roman"/>
              </w:rPr>
              <w:t>Cluster 3</w:t>
            </w:r>
          </w:p>
        </w:tc>
        <w:tc>
          <w:tcPr>
            <w:tcW w:w="1170" w:type="dxa"/>
          </w:tcPr>
          <w:p w14:paraId="452DF599" w14:textId="77777777" w:rsidR="004043A5" w:rsidRDefault="004043A5" w:rsidP="00DE47F6">
            <w:pPr>
              <w:jc w:val="center"/>
              <w:rPr>
                <w:rFonts w:ascii="Times New Roman" w:hAnsi="Times New Roman" w:cs="Times New Roman"/>
              </w:rPr>
            </w:pPr>
            <w:r>
              <w:rPr>
                <w:rFonts w:ascii="Times New Roman" w:hAnsi="Times New Roman" w:cs="Times New Roman"/>
              </w:rPr>
              <w:t>Cluster 4</w:t>
            </w:r>
          </w:p>
        </w:tc>
        <w:tc>
          <w:tcPr>
            <w:tcW w:w="1170" w:type="dxa"/>
          </w:tcPr>
          <w:p w14:paraId="0F33CC3F" w14:textId="77777777" w:rsidR="004043A5" w:rsidRDefault="004043A5" w:rsidP="00DE47F6">
            <w:pPr>
              <w:jc w:val="center"/>
              <w:rPr>
                <w:rFonts w:ascii="Times New Roman" w:hAnsi="Times New Roman" w:cs="Times New Roman"/>
              </w:rPr>
            </w:pPr>
            <w:r>
              <w:rPr>
                <w:rFonts w:ascii="Times New Roman" w:hAnsi="Times New Roman" w:cs="Times New Roman"/>
              </w:rPr>
              <w:t>Cluster 5</w:t>
            </w:r>
          </w:p>
        </w:tc>
        <w:tc>
          <w:tcPr>
            <w:tcW w:w="1128" w:type="dxa"/>
          </w:tcPr>
          <w:p w14:paraId="512F424F" w14:textId="77777777" w:rsidR="004043A5" w:rsidRDefault="004043A5" w:rsidP="00DE47F6">
            <w:pPr>
              <w:jc w:val="center"/>
              <w:rPr>
                <w:rFonts w:ascii="Times New Roman" w:hAnsi="Times New Roman" w:cs="Times New Roman"/>
              </w:rPr>
            </w:pPr>
            <w:r>
              <w:rPr>
                <w:rFonts w:ascii="Times New Roman" w:hAnsi="Times New Roman" w:cs="Times New Roman"/>
              </w:rPr>
              <w:t>Cluster 6</w:t>
            </w:r>
          </w:p>
        </w:tc>
        <w:tc>
          <w:tcPr>
            <w:tcW w:w="1170" w:type="dxa"/>
          </w:tcPr>
          <w:p w14:paraId="1D0FBE19" w14:textId="77777777" w:rsidR="004043A5" w:rsidRDefault="004043A5" w:rsidP="00DE47F6">
            <w:pPr>
              <w:jc w:val="center"/>
              <w:rPr>
                <w:rFonts w:ascii="Times New Roman" w:hAnsi="Times New Roman" w:cs="Times New Roman"/>
              </w:rPr>
            </w:pPr>
            <w:r>
              <w:rPr>
                <w:rFonts w:ascii="Times New Roman" w:hAnsi="Times New Roman" w:cs="Times New Roman"/>
              </w:rPr>
              <w:t>Cluster 7</w:t>
            </w:r>
          </w:p>
        </w:tc>
      </w:tr>
      <w:tr w:rsidR="004043A5" w14:paraId="0CDEB149" w14:textId="77777777" w:rsidTr="00DE47F6">
        <w:tc>
          <w:tcPr>
            <w:tcW w:w="1514" w:type="dxa"/>
          </w:tcPr>
          <w:p w14:paraId="14C94AB1" w14:textId="77777777" w:rsidR="004043A5" w:rsidRDefault="004043A5" w:rsidP="00DE47F6">
            <w:pPr>
              <w:rPr>
                <w:rFonts w:ascii="Times New Roman" w:hAnsi="Times New Roman" w:cs="Times New Roman"/>
              </w:rPr>
            </w:pPr>
            <w:r>
              <w:rPr>
                <w:rFonts w:ascii="Times New Roman" w:hAnsi="Times New Roman" w:cs="Times New Roman"/>
              </w:rPr>
              <w:t>Stimulated</w:t>
            </w:r>
          </w:p>
        </w:tc>
        <w:tc>
          <w:tcPr>
            <w:tcW w:w="1091" w:type="dxa"/>
          </w:tcPr>
          <w:p w14:paraId="09432539" w14:textId="77777777" w:rsidR="004043A5" w:rsidRDefault="004043A5" w:rsidP="00DE47F6">
            <w:pPr>
              <w:rPr>
                <w:rFonts w:ascii="Times New Roman" w:hAnsi="Times New Roman" w:cs="Times New Roman"/>
              </w:rPr>
            </w:pPr>
            <w:r>
              <w:rPr>
                <w:rFonts w:ascii="Times New Roman" w:hAnsi="Times New Roman" w:cs="Times New Roman"/>
              </w:rPr>
              <w:t>0.0041 (50.5%) 2216</w:t>
            </w:r>
          </w:p>
        </w:tc>
        <w:tc>
          <w:tcPr>
            <w:tcW w:w="1170" w:type="dxa"/>
          </w:tcPr>
          <w:p w14:paraId="6FF7A2AB" w14:textId="77777777" w:rsidR="004043A5" w:rsidRDefault="004043A5" w:rsidP="00DE47F6">
            <w:pPr>
              <w:rPr>
                <w:rFonts w:ascii="Times New Roman" w:hAnsi="Times New Roman" w:cs="Times New Roman"/>
              </w:rPr>
            </w:pPr>
            <w:r>
              <w:rPr>
                <w:rFonts w:ascii="Times New Roman" w:hAnsi="Times New Roman" w:cs="Times New Roman"/>
              </w:rPr>
              <w:t>0.0036 (59.3%) 1904</w:t>
            </w:r>
          </w:p>
        </w:tc>
        <w:tc>
          <w:tcPr>
            <w:tcW w:w="1170" w:type="dxa"/>
          </w:tcPr>
          <w:p w14:paraId="0A286559" w14:textId="77777777" w:rsidR="004043A5" w:rsidRDefault="004043A5" w:rsidP="00DE47F6">
            <w:pPr>
              <w:rPr>
                <w:rFonts w:ascii="Times New Roman" w:hAnsi="Times New Roman" w:cs="Times New Roman"/>
              </w:rPr>
            </w:pPr>
            <w:r>
              <w:rPr>
                <w:rFonts w:ascii="Times New Roman" w:hAnsi="Times New Roman" w:cs="Times New Roman"/>
              </w:rPr>
              <w:t>0.0012 (55.2%) 665</w:t>
            </w:r>
          </w:p>
        </w:tc>
        <w:tc>
          <w:tcPr>
            <w:tcW w:w="1170" w:type="dxa"/>
          </w:tcPr>
          <w:p w14:paraId="4AC4B81C" w14:textId="77777777" w:rsidR="004043A5" w:rsidRDefault="004043A5" w:rsidP="00DE47F6">
            <w:pPr>
              <w:rPr>
                <w:rFonts w:ascii="Times New Roman" w:hAnsi="Times New Roman" w:cs="Times New Roman"/>
              </w:rPr>
            </w:pPr>
            <w:r>
              <w:rPr>
                <w:rFonts w:ascii="Times New Roman" w:hAnsi="Times New Roman" w:cs="Times New Roman"/>
              </w:rPr>
              <w:t>0.0027 (46.3%) 1428</w:t>
            </w:r>
          </w:p>
        </w:tc>
        <w:tc>
          <w:tcPr>
            <w:tcW w:w="1170" w:type="dxa"/>
          </w:tcPr>
          <w:p w14:paraId="77D7ED86" w14:textId="77777777" w:rsidR="004043A5" w:rsidRDefault="004043A5" w:rsidP="00DE47F6">
            <w:pPr>
              <w:rPr>
                <w:rFonts w:ascii="Times New Roman" w:hAnsi="Times New Roman" w:cs="Times New Roman"/>
              </w:rPr>
            </w:pPr>
            <w:r>
              <w:rPr>
                <w:rFonts w:ascii="Times New Roman" w:hAnsi="Times New Roman" w:cs="Times New Roman"/>
              </w:rPr>
              <w:t>0.0018 (56.5%) 977</w:t>
            </w:r>
          </w:p>
        </w:tc>
        <w:tc>
          <w:tcPr>
            <w:tcW w:w="1128" w:type="dxa"/>
          </w:tcPr>
          <w:p w14:paraId="31C02857" w14:textId="77777777" w:rsidR="004043A5" w:rsidRDefault="004043A5" w:rsidP="00DE47F6">
            <w:pPr>
              <w:rPr>
                <w:rFonts w:ascii="Times New Roman" w:hAnsi="Times New Roman" w:cs="Times New Roman"/>
              </w:rPr>
            </w:pPr>
            <w:r>
              <w:rPr>
                <w:rFonts w:ascii="Times New Roman" w:hAnsi="Times New Roman" w:cs="Times New Roman"/>
              </w:rPr>
              <w:t>0.0013 (58.2%) 703</w:t>
            </w:r>
          </w:p>
        </w:tc>
        <w:tc>
          <w:tcPr>
            <w:tcW w:w="1170" w:type="dxa"/>
          </w:tcPr>
          <w:p w14:paraId="33D8526B" w14:textId="77777777" w:rsidR="004043A5" w:rsidRDefault="004043A5" w:rsidP="00DE47F6">
            <w:pPr>
              <w:rPr>
                <w:rFonts w:ascii="Times New Roman" w:hAnsi="Times New Roman" w:cs="Times New Roman"/>
              </w:rPr>
            </w:pPr>
            <w:r>
              <w:rPr>
                <w:rFonts w:ascii="Times New Roman" w:hAnsi="Times New Roman" w:cs="Times New Roman"/>
              </w:rPr>
              <w:t>0.0018 (49.9%) 986</w:t>
            </w:r>
          </w:p>
        </w:tc>
      </w:tr>
      <w:tr w:rsidR="004043A5" w14:paraId="3319526B" w14:textId="77777777" w:rsidTr="00DE47F6">
        <w:tc>
          <w:tcPr>
            <w:tcW w:w="1514" w:type="dxa"/>
          </w:tcPr>
          <w:p w14:paraId="5643EBE6" w14:textId="77777777" w:rsidR="004043A5" w:rsidRDefault="004043A5" w:rsidP="00DE47F6">
            <w:pPr>
              <w:rPr>
                <w:rFonts w:ascii="Times New Roman" w:hAnsi="Times New Roman" w:cs="Times New Roman"/>
              </w:rPr>
            </w:pPr>
            <w:r>
              <w:rPr>
                <w:rFonts w:ascii="Times New Roman" w:hAnsi="Times New Roman" w:cs="Times New Roman"/>
              </w:rPr>
              <w:t>Unstimulated</w:t>
            </w:r>
          </w:p>
        </w:tc>
        <w:tc>
          <w:tcPr>
            <w:tcW w:w="1091" w:type="dxa"/>
          </w:tcPr>
          <w:p w14:paraId="06BDC11B" w14:textId="77777777" w:rsidR="004043A5" w:rsidRDefault="004043A5" w:rsidP="00DE47F6">
            <w:pPr>
              <w:rPr>
                <w:rFonts w:ascii="Times New Roman" w:hAnsi="Times New Roman" w:cs="Times New Roman"/>
              </w:rPr>
            </w:pPr>
            <w:r>
              <w:rPr>
                <w:rFonts w:ascii="Times New Roman" w:hAnsi="Times New Roman" w:cs="Times New Roman"/>
              </w:rPr>
              <w:t>0.0023 (49.5%) 2170</w:t>
            </w:r>
          </w:p>
        </w:tc>
        <w:tc>
          <w:tcPr>
            <w:tcW w:w="1170" w:type="dxa"/>
          </w:tcPr>
          <w:p w14:paraId="38A5E786" w14:textId="77777777" w:rsidR="004043A5" w:rsidRDefault="004043A5" w:rsidP="00DE47F6">
            <w:pPr>
              <w:rPr>
                <w:rFonts w:ascii="Times New Roman" w:hAnsi="Times New Roman" w:cs="Times New Roman"/>
              </w:rPr>
            </w:pPr>
            <w:r>
              <w:rPr>
                <w:rFonts w:ascii="Times New Roman" w:hAnsi="Times New Roman" w:cs="Times New Roman"/>
              </w:rPr>
              <w:t>0.0014 (40.7%) 1307</w:t>
            </w:r>
          </w:p>
        </w:tc>
        <w:tc>
          <w:tcPr>
            <w:tcW w:w="1170" w:type="dxa"/>
          </w:tcPr>
          <w:p w14:paraId="4FAFDACB" w14:textId="77777777" w:rsidR="004043A5" w:rsidRDefault="004043A5" w:rsidP="00DE47F6">
            <w:pPr>
              <w:rPr>
                <w:rFonts w:ascii="Times New Roman" w:hAnsi="Times New Roman" w:cs="Times New Roman"/>
              </w:rPr>
            </w:pPr>
            <w:r>
              <w:rPr>
                <w:rFonts w:ascii="Times New Roman" w:hAnsi="Times New Roman" w:cs="Times New Roman"/>
              </w:rPr>
              <w:t>0.0006 (44.8%) 539</w:t>
            </w:r>
          </w:p>
        </w:tc>
        <w:tc>
          <w:tcPr>
            <w:tcW w:w="1170" w:type="dxa"/>
          </w:tcPr>
          <w:p w14:paraId="286972CB" w14:textId="77777777" w:rsidR="004043A5" w:rsidRDefault="004043A5" w:rsidP="00DE47F6">
            <w:pPr>
              <w:rPr>
                <w:rFonts w:ascii="Times New Roman" w:hAnsi="Times New Roman" w:cs="Times New Roman"/>
              </w:rPr>
            </w:pPr>
            <w:r>
              <w:rPr>
                <w:rFonts w:ascii="Times New Roman" w:hAnsi="Times New Roman" w:cs="Times New Roman"/>
              </w:rPr>
              <w:t>0.0018 (53.7%) 1659</w:t>
            </w:r>
          </w:p>
        </w:tc>
        <w:tc>
          <w:tcPr>
            <w:tcW w:w="1170" w:type="dxa"/>
          </w:tcPr>
          <w:p w14:paraId="70658F70" w14:textId="77777777" w:rsidR="004043A5" w:rsidRDefault="004043A5" w:rsidP="00DE47F6">
            <w:pPr>
              <w:rPr>
                <w:rFonts w:ascii="Times New Roman" w:hAnsi="Times New Roman" w:cs="Times New Roman"/>
              </w:rPr>
            </w:pPr>
            <w:r>
              <w:rPr>
                <w:rFonts w:ascii="Times New Roman" w:hAnsi="Times New Roman" w:cs="Times New Roman"/>
              </w:rPr>
              <w:t>0.0008 (43.5%) 752</w:t>
            </w:r>
          </w:p>
        </w:tc>
        <w:tc>
          <w:tcPr>
            <w:tcW w:w="1128" w:type="dxa"/>
          </w:tcPr>
          <w:p w14:paraId="033CB6A6" w14:textId="77777777" w:rsidR="004043A5" w:rsidRDefault="004043A5" w:rsidP="00DE47F6">
            <w:pPr>
              <w:rPr>
                <w:rFonts w:ascii="Times New Roman" w:hAnsi="Times New Roman" w:cs="Times New Roman"/>
              </w:rPr>
            </w:pPr>
            <w:r>
              <w:rPr>
                <w:rFonts w:ascii="Times New Roman" w:hAnsi="Times New Roman" w:cs="Times New Roman"/>
              </w:rPr>
              <w:t>0.0005 (41.8%) 504</w:t>
            </w:r>
          </w:p>
        </w:tc>
        <w:tc>
          <w:tcPr>
            <w:tcW w:w="1170" w:type="dxa"/>
          </w:tcPr>
          <w:p w14:paraId="4B37B4A1" w14:textId="77777777" w:rsidR="004043A5" w:rsidRDefault="004043A5" w:rsidP="00DE47F6">
            <w:pPr>
              <w:rPr>
                <w:rFonts w:ascii="Times New Roman" w:hAnsi="Times New Roman" w:cs="Times New Roman"/>
              </w:rPr>
            </w:pPr>
            <w:r>
              <w:rPr>
                <w:rFonts w:ascii="Times New Roman" w:hAnsi="Times New Roman" w:cs="Times New Roman"/>
              </w:rPr>
              <w:t>0.0011 (50.1%) 990</w:t>
            </w:r>
          </w:p>
        </w:tc>
      </w:tr>
    </w:tbl>
    <w:p w14:paraId="43A2FED3" w14:textId="77777777" w:rsidR="00850E45" w:rsidRDefault="00850E45">
      <w:pPr>
        <w:rPr>
          <w:ins w:id="733" w:author="Mahan Dastgiri" w:date="2023-09-27T14:11:00Z"/>
          <w:rFonts w:ascii="Times New Roman" w:hAnsi="Times New Roman" w:cs="Times New Roman"/>
          <w:noProof/>
        </w:rPr>
      </w:pPr>
    </w:p>
    <w:p w14:paraId="1544A7C5" w14:textId="77777777" w:rsidR="004D1399" w:rsidRDefault="004D1399">
      <w:pPr>
        <w:rPr>
          <w:ins w:id="734" w:author="Mahan Dastgiri" w:date="2023-09-27T14:11:00Z"/>
          <w:rFonts w:ascii="Times New Roman" w:hAnsi="Times New Roman" w:cs="Times New Roman"/>
          <w:noProof/>
        </w:rPr>
      </w:pPr>
    </w:p>
    <w:p w14:paraId="0E2F1CC1" w14:textId="425C2327" w:rsidR="004D1399" w:rsidRDefault="004D1399">
      <w:pPr>
        <w:rPr>
          <w:ins w:id="735" w:author="Mahan Dastgiri" w:date="2023-09-27T14:11:00Z"/>
          <w:rFonts w:ascii="Times New Roman" w:hAnsi="Times New Roman" w:cs="Times New Roman"/>
          <w:noProof/>
        </w:rPr>
      </w:pPr>
      <w:ins w:id="736" w:author="Mahan Dastgiri" w:date="2023-09-27T14:11:00Z">
        <w:r>
          <w:rPr>
            <w:rFonts w:ascii="Times New Roman" w:hAnsi="Times New Roman" w:cs="Times New Roman"/>
            <w:noProof/>
          </w:rPr>
          <w:drawing>
            <wp:inline distT="0" distB="0" distL="0" distR="0" wp14:anchorId="57A2EDF3" wp14:editId="208F5C38">
              <wp:extent cx="2854239" cy="2315387"/>
              <wp:effectExtent l="0" t="0" r="3810" b="0"/>
              <wp:docPr id="1057278964" name="Picture 1057278964" descr="A graph showing a red clu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203" name="Picture 2" descr="A graph showing a red clus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914229" cy="2364051"/>
                      </a:xfrm>
                      <a:prstGeom prst="rect">
                        <a:avLst/>
                      </a:prstGeom>
                    </pic:spPr>
                  </pic:pic>
                </a:graphicData>
              </a:graphic>
            </wp:inline>
          </w:drawing>
        </w:r>
        <w:r w:rsidRPr="004D1399">
          <w:rPr>
            <w:rFonts w:ascii="Times New Roman" w:hAnsi="Times New Roman" w:cs="Times New Roman"/>
            <w:noProof/>
          </w:rPr>
          <w:t xml:space="preserve"> </w:t>
        </w:r>
        <w:r>
          <w:rPr>
            <w:rFonts w:ascii="Times New Roman" w:hAnsi="Times New Roman" w:cs="Times New Roman"/>
            <w:noProof/>
          </w:rPr>
          <w:drawing>
            <wp:inline distT="0" distB="0" distL="0" distR="0" wp14:anchorId="5F9BBB7F" wp14:editId="7474DD56">
              <wp:extent cx="2856922" cy="2317562"/>
              <wp:effectExtent l="0" t="0" r="635" b="0"/>
              <wp:docPr id="72226008" name="Picture 72226008"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04501" name="Picture 3" descr="A graph with colored dot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885076" cy="2340400"/>
                      </a:xfrm>
                      <a:prstGeom prst="rect">
                        <a:avLst/>
                      </a:prstGeom>
                    </pic:spPr>
                  </pic:pic>
                </a:graphicData>
              </a:graphic>
            </wp:inline>
          </w:drawing>
        </w:r>
      </w:ins>
    </w:p>
    <w:p w14:paraId="654B4D11" w14:textId="199006F8" w:rsidR="004D1399" w:rsidRDefault="004D1399" w:rsidP="004D1399">
      <w:pPr>
        <w:jc w:val="center"/>
        <w:rPr>
          <w:ins w:id="737" w:author="Mahan Dastgiri" w:date="2023-09-27T14:12:00Z"/>
          <w:rFonts w:ascii="Times New Roman" w:hAnsi="Times New Roman" w:cs="Times New Roman"/>
          <w:noProof/>
        </w:rPr>
      </w:pPr>
      <w:moveToRangeStart w:id="738" w:author="Mahan Dastgiri" w:date="2023-09-27T14:11:00Z" w:name="move146716301"/>
      <w:moveTo w:id="739" w:author="Mahan Dastgiri" w:date="2023-09-27T14:11:00Z">
        <w:r>
          <w:t>Figure 7: Clusters of the predicted red region for projection 1 (left picture) and projection 3 (right picture)</w:t>
        </w:r>
      </w:moveTo>
      <w:moveToRangeEnd w:id="738"/>
    </w:p>
    <w:p w14:paraId="40071273" w14:textId="77777777" w:rsidR="004D1399" w:rsidRDefault="004D1399" w:rsidP="004D1399">
      <w:pPr>
        <w:jc w:val="center"/>
        <w:rPr>
          <w:ins w:id="740" w:author="Mahan Dastgiri" w:date="2023-09-27T14:12:00Z"/>
          <w:rFonts w:ascii="Times New Roman" w:hAnsi="Times New Roman" w:cs="Times New Roman"/>
          <w:noProof/>
        </w:rPr>
      </w:pPr>
    </w:p>
    <w:p w14:paraId="610101A5" w14:textId="2461FA69" w:rsidR="004D1399" w:rsidRDefault="004D1399" w:rsidP="004D1399">
      <w:pPr>
        <w:rPr>
          <w:ins w:id="741" w:author="Mahan Dastgiri" w:date="2023-09-27T14:12:00Z"/>
          <w:rFonts w:ascii="Times New Roman" w:hAnsi="Times New Roman" w:cs="Times New Roman"/>
          <w:noProof/>
        </w:rPr>
      </w:pPr>
      <w:ins w:id="742" w:author="Mahan Dastgiri" w:date="2023-09-27T14:12:00Z">
        <w:r w:rsidRPr="004D1399">
          <w:rPr>
            <w:rFonts w:ascii="Times New Roman" w:hAnsi="Times New Roman" w:cs="Times New Roman"/>
            <w:noProof/>
          </w:rPr>
          <w:t xml:space="preserve"> </w:t>
        </w:r>
      </w:ins>
    </w:p>
    <w:p w14:paraId="459B99DA" w14:textId="03FCCB7C" w:rsidR="00D77D8F" w:rsidDel="004D1399" w:rsidRDefault="00D77D8F">
      <w:pPr>
        <w:rPr>
          <w:del w:id="743" w:author="Mahan Dastgiri" w:date="2023-09-27T14:12:00Z"/>
          <w:rFonts w:ascii="Times New Roman" w:hAnsi="Times New Roman" w:cs="Times New Roman"/>
        </w:rPr>
      </w:pPr>
      <w:del w:id="744" w:author="Mahan Dastgiri" w:date="2023-09-27T14:11:00Z">
        <w:r w:rsidDel="004D1399">
          <w:rPr>
            <w:rFonts w:ascii="Times New Roman" w:hAnsi="Times New Roman" w:cs="Times New Roman"/>
            <w:noProof/>
          </w:rPr>
          <w:drawing>
            <wp:inline distT="0" distB="0" distL="0" distR="0" wp14:anchorId="31A3703B" wp14:editId="527A41AC">
              <wp:extent cx="2854239" cy="2315387"/>
              <wp:effectExtent l="0" t="0" r="3810" b="0"/>
              <wp:docPr id="9893203" name="Picture 2" descr="A graph showing a red clu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203" name="Picture 2" descr="A graph showing a red clus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914229" cy="2364051"/>
                      </a:xfrm>
                      <a:prstGeom prst="rect">
                        <a:avLst/>
                      </a:prstGeom>
                    </pic:spPr>
                  </pic:pic>
                </a:graphicData>
              </a:graphic>
            </wp:inline>
          </w:drawing>
        </w:r>
        <w:r w:rsidDel="004D1399">
          <w:rPr>
            <w:rFonts w:ascii="Times New Roman" w:hAnsi="Times New Roman" w:cs="Times New Roman"/>
            <w:noProof/>
          </w:rPr>
          <w:drawing>
            <wp:inline distT="0" distB="0" distL="0" distR="0" wp14:anchorId="6870007A" wp14:editId="353D2CC9">
              <wp:extent cx="2856922" cy="2317562"/>
              <wp:effectExtent l="0" t="0" r="635" b="0"/>
              <wp:docPr id="1617504501" name="Picture 3"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04501" name="Picture 3" descr="A graph with colored dot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885076" cy="2340400"/>
                      </a:xfrm>
                      <a:prstGeom prst="rect">
                        <a:avLst/>
                      </a:prstGeom>
                    </pic:spPr>
                  </pic:pic>
                </a:graphicData>
              </a:graphic>
            </wp:inline>
          </w:drawing>
        </w:r>
      </w:del>
    </w:p>
    <w:p w14:paraId="2037EAB9" w14:textId="16E9193D" w:rsidR="00C13BEF" w:rsidDel="004D1399" w:rsidRDefault="00D77D8F">
      <w:pPr>
        <w:rPr>
          <w:del w:id="745" w:author="Mahan Dastgiri" w:date="2023-09-27T14:12:00Z"/>
          <w:moveFrom w:id="746" w:author="Mahan Dastgiri" w:date="2023-09-27T14:11:00Z"/>
        </w:rPr>
        <w:pPrChange w:id="747" w:author="Mahan Dastgiri" w:date="2023-09-27T14:13:00Z">
          <w:pPr>
            <w:pStyle w:val="NormalWeb"/>
          </w:pPr>
        </w:pPrChange>
      </w:pPr>
      <w:moveFromRangeStart w:id="748" w:author="Mahan Dastgiri" w:date="2023-09-27T14:11:00Z" w:name="move146716301"/>
      <w:moveFrom w:id="749" w:author="Mahan Dastgiri" w:date="2023-09-27T14:11:00Z">
        <w:del w:id="750" w:author="Mahan Dastgiri" w:date="2023-09-27T14:13:00Z">
          <w:r w:rsidDel="004D1399">
            <w:delText xml:space="preserve">Figure </w:delText>
          </w:r>
          <w:r w:rsidR="009A0FA6" w:rsidDel="004D1399">
            <w:delText>7</w:delText>
          </w:r>
          <w:r w:rsidDel="004D1399">
            <w:delText>:</w:delText>
          </w:r>
          <w:r w:rsidR="00C13BEF" w:rsidDel="004D1399">
            <w:delText xml:space="preserve"> Clusters of the predicted red region for projection 1 (left picture) and projection 3 (right picture</w:delText>
          </w:r>
        </w:del>
        <w:del w:id="751" w:author="Mahan Dastgiri" w:date="2023-09-27T14:12:00Z">
          <w:r w:rsidR="00C13BEF" w:rsidDel="004D1399">
            <w:delText>)</w:delText>
          </w:r>
        </w:del>
      </w:moveFrom>
    </w:p>
    <w:moveFromRangeEnd w:id="748"/>
    <w:p w14:paraId="67DDB984" w14:textId="1C347B59" w:rsidR="00D77D8F" w:rsidDel="004D1399" w:rsidRDefault="00D77D8F">
      <w:pPr>
        <w:rPr>
          <w:del w:id="752" w:author="Mahan Dastgiri" w:date="2023-09-27T14:12:00Z"/>
          <w:rFonts w:ascii="Times New Roman" w:hAnsi="Times New Roman" w:cs="Times New Roman"/>
        </w:rPr>
      </w:pPr>
    </w:p>
    <w:p w14:paraId="5F6F2B16" w14:textId="77777777" w:rsidR="00D77D8F" w:rsidDel="004D1399" w:rsidRDefault="00D77D8F">
      <w:pPr>
        <w:rPr>
          <w:del w:id="753" w:author="Mahan Dastgiri" w:date="2023-09-27T14:12:00Z"/>
          <w:rFonts w:ascii="Times New Roman" w:hAnsi="Times New Roman" w:cs="Times New Roman"/>
        </w:rPr>
      </w:pPr>
    </w:p>
    <w:p w14:paraId="6E6CF012" w14:textId="75E64222" w:rsidR="00D77D8F" w:rsidRDefault="00D77D8F">
      <w:pPr>
        <w:pStyle w:val="NormalWeb"/>
        <w:jc w:val="center"/>
        <w:pPrChange w:id="754" w:author="Mahan Dastgiri" w:date="2023-09-27T14:13:00Z">
          <w:pPr/>
        </w:pPrChange>
      </w:pPr>
      <w:del w:id="755" w:author="Mahan Dastgiri" w:date="2023-09-27T14:12:00Z">
        <w:r w:rsidDel="004D1399">
          <w:rPr>
            <w:noProof/>
          </w:rPr>
          <w:drawing>
            <wp:inline distT="0" distB="0" distL="0" distR="0" wp14:anchorId="7D842CD3" wp14:editId="3A8254E6">
              <wp:extent cx="2926080" cy="1755648"/>
              <wp:effectExtent l="0" t="0" r="0" b="0"/>
              <wp:docPr id="1563257133" name="Picture 5" descr="A chart of different colored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57133" name="Picture 5" descr="A chart of different colored object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26080" cy="1755648"/>
                      </a:xfrm>
                      <a:prstGeom prst="rect">
                        <a:avLst/>
                      </a:prstGeom>
                    </pic:spPr>
                  </pic:pic>
                </a:graphicData>
              </a:graphic>
            </wp:inline>
          </w:drawing>
        </w:r>
        <w:r w:rsidDel="004D1399">
          <w:rPr>
            <w:noProof/>
          </w:rPr>
          <w:drawing>
            <wp:inline distT="0" distB="0" distL="0" distR="0" wp14:anchorId="37AB6819" wp14:editId="1D8408D1">
              <wp:extent cx="2923082" cy="1753849"/>
              <wp:effectExtent l="0" t="0" r="0" b="0"/>
              <wp:docPr id="1012653712" name="Picture 4"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53712" name="Picture 4" descr="A graph of different colored square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41777" cy="1825066"/>
                      </a:xfrm>
                      <a:prstGeom prst="rect">
                        <a:avLst/>
                      </a:prstGeom>
                    </pic:spPr>
                  </pic:pic>
                </a:graphicData>
              </a:graphic>
            </wp:inline>
          </w:drawing>
        </w:r>
      </w:del>
    </w:p>
    <w:p w14:paraId="3C1DC5EE" w14:textId="4CEACBD8" w:rsidR="00F92BBB" w:rsidDel="004D1399" w:rsidRDefault="00D77D8F" w:rsidP="005564A5">
      <w:pPr>
        <w:pStyle w:val="NormalWeb"/>
        <w:rPr>
          <w:moveFrom w:id="756" w:author="Mahan Dastgiri" w:date="2023-09-27T15:08:00Z"/>
        </w:rPr>
      </w:pPr>
      <w:moveFromRangeStart w:id="757" w:author="Mahan Dastgiri" w:date="2023-09-27T15:08:00Z" w:name="move146716378"/>
      <w:moveFrom w:id="758" w:author="Mahan Dastgiri" w:date="2023-09-27T15:08:00Z">
        <w:r w:rsidDel="004D1399">
          <w:t xml:space="preserve">Figure </w:t>
        </w:r>
        <w:r w:rsidR="009A0FA6" w:rsidDel="004D1399">
          <w:t>8</w:t>
        </w:r>
        <w:r w:rsidDel="004D1399">
          <w:t>:</w:t>
        </w:r>
        <w:r w:rsidR="00C13BEF" w:rsidDel="004D1399">
          <w:t xml:space="preserve"> Expression level for each protein in the 7 clusters of the first projection (left picture) and 6 clusters of the third projection (right picture)</w:t>
        </w:r>
        <w:r w:rsidR="008871A8" w:rsidDel="004D1399">
          <w:t xml:space="preserve"> in the predicted red region</w:t>
        </w:r>
      </w:moveFrom>
    </w:p>
    <w:p w14:paraId="39C65482" w14:textId="14C0504E" w:rsidR="004043A5" w:rsidDel="00061DE1" w:rsidRDefault="0006639D" w:rsidP="004043A5">
      <w:pPr>
        <w:rPr>
          <w:moveFrom w:id="759" w:author="Mahan Dastgiri" w:date="2023-09-27T15:08:00Z"/>
          <w:rFonts w:ascii="Times New Roman" w:hAnsi="Times New Roman" w:cs="Times New Roman"/>
        </w:rPr>
      </w:pPr>
      <w:moveFromRangeStart w:id="760" w:author="Mahan Dastgiri" w:date="2023-09-27T15:08:00Z" w:name="move146719753"/>
      <w:moveFromRangeEnd w:id="757"/>
      <w:moveFrom w:id="761" w:author="Mahan Dastgiri" w:date="2023-09-27T15:08:00Z">
        <w:r w:rsidDel="00061DE1">
          <w:rPr>
            <w:rFonts w:ascii="Times New Roman" w:hAnsi="Times New Roman" w:cs="Times New Roman"/>
          </w:rPr>
          <w:t>Table 5:</w:t>
        </w:r>
        <w:r w:rsidR="001E0959" w:rsidDel="00061DE1">
          <w:rPr>
            <w:rFonts w:ascii="Times New Roman" w:hAnsi="Times New Roman" w:cs="Times New Roman"/>
          </w:rPr>
          <w:t xml:space="preserve"> </w:t>
        </w:r>
        <w:r w:rsidR="001E0959" w:rsidRPr="004F3028" w:rsidDel="00061DE1">
          <w:rPr>
            <w:rFonts w:ascii="Times New Roman" w:hAnsi="Times New Roman" w:cs="Times New Roman"/>
          </w:rPr>
          <w:t xml:space="preserve">Proportion of the stimulated and unstimulated cells in each </w:t>
        </w:r>
        <w:r w:rsidR="00DF7844" w:rsidDel="00061DE1">
          <w:rPr>
            <w:rFonts w:ascii="Times New Roman" w:hAnsi="Times New Roman" w:cs="Times New Roman"/>
          </w:rPr>
          <w:t>7</w:t>
        </w:r>
        <w:r w:rsidR="001E0959" w:rsidRPr="004F3028" w:rsidDel="00061DE1">
          <w:rPr>
            <w:rFonts w:ascii="Times New Roman" w:hAnsi="Times New Roman" w:cs="Times New Roman"/>
          </w:rPr>
          <w:t xml:space="preserve"> clusters of the predicted </w:t>
        </w:r>
        <w:r w:rsidR="00DF7844" w:rsidDel="00061DE1">
          <w:rPr>
            <w:rFonts w:ascii="Times New Roman" w:hAnsi="Times New Roman" w:cs="Times New Roman"/>
          </w:rPr>
          <w:t>red</w:t>
        </w:r>
        <w:r w:rsidR="001E0959" w:rsidRPr="004F3028" w:rsidDel="00061DE1">
          <w:rPr>
            <w:rFonts w:ascii="Times New Roman" w:hAnsi="Times New Roman" w:cs="Times New Roman"/>
          </w:rPr>
          <w:t xml:space="preserve"> region of the first projection. The three numbers are: proportion of stimulated (unstimulated) cells from the total, percentage of stimulated (unstimulated)for the region, and number of stimulated (unstimulated) cells within the region, for each </w:t>
        </w:r>
        <w:r w:rsidR="00DF7844" w:rsidDel="00061DE1">
          <w:rPr>
            <w:rFonts w:ascii="Times New Roman" w:hAnsi="Times New Roman" w:cs="Times New Roman"/>
          </w:rPr>
          <w:t>cluster.</w:t>
        </w:r>
      </w:moveFrom>
    </w:p>
    <w:tbl>
      <w:tblPr>
        <w:tblStyle w:val="TableGrid"/>
        <w:tblW w:w="9583" w:type="dxa"/>
        <w:tblInd w:w="-5" w:type="dxa"/>
        <w:tblLook w:val="04A0" w:firstRow="1" w:lastRow="0" w:firstColumn="1" w:lastColumn="0" w:noHBand="0" w:noVBand="1"/>
      </w:tblPr>
      <w:tblGrid>
        <w:gridCol w:w="1514"/>
        <w:gridCol w:w="1091"/>
        <w:gridCol w:w="1170"/>
        <w:gridCol w:w="1170"/>
        <w:gridCol w:w="1170"/>
        <w:gridCol w:w="1170"/>
        <w:gridCol w:w="1128"/>
        <w:gridCol w:w="1170"/>
      </w:tblGrid>
      <w:tr w:rsidR="0006639D" w:rsidDel="00061DE1" w14:paraId="3E13C0F6" w14:textId="36C89278" w:rsidTr="006B0568">
        <w:tc>
          <w:tcPr>
            <w:tcW w:w="1514" w:type="dxa"/>
          </w:tcPr>
          <w:p w14:paraId="308EEF88" w14:textId="30D57E87" w:rsidR="0006639D" w:rsidDel="00061DE1" w:rsidRDefault="0006639D" w:rsidP="006B0568">
            <w:pPr>
              <w:rPr>
                <w:moveFrom w:id="762" w:author="Mahan Dastgiri" w:date="2023-09-27T15:08:00Z"/>
                <w:rFonts w:ascii="Times New Roman" w:hAnsi="Times New Roman" w:cs="Times New Roman"/>
              </w:rPr>
            </w:pPr>
          </w:p>
        </w:tc>
        <w:tc>
          <w:tcPr>
            <w:tcW w:w="1091" w:type="dxa"/>
          </w:tcPr>
          <w:p w14:paraId="768810CA" w14:textId="5572318D" w:rsidR="0006639D" w:rsidDel="00061DE1" w:rsidRDefault="0006639D" w:rsidP="006B0568">
            <w:pPr>
              <w:jc w:val="center"/>
              <w:rPr>
                <w:moveFrom w:id="763" w:author="Mahan Dastgiri" w:date="2023-09-27T15:08:00Z"/>
                <w:rFonts w:ascii="Times New Roman" w:hAnsi="Times New Roman" w:cs="Times New Roman"/>
              </w:rPr>
            </w:pPr>
            <w:moveFrom w:id="764" w:author="Mahan Dastgiri" w:date="2023-09-27T15:08:00Z">
              <w:r w:rsidDel="00061DE1">
                <w:rPr>
                  <w:rFonts w:ascii="Times New Roman" w:hAnsi="Times New Roman" w:cs="Times New Roman"/>
                </w:rPr>
                <w:t>Cluster 1</w:t>
              </w:r>
            </w:moveFrom>
          </w:p>
        </w:tc>
        <w:tc>
          <w:tcPr>
            <w:tcW w:w="1170" w:type="dxa"/>
          </w:tcPr>
          <w:p w14:paraId="5CF91429" w14:textId="7608D946" w:rsidR="0006639D" w:rsidDel="00061DE1" w:rsidRDefault="0006639D" w:rsidP="006B0568">
            <w:pPr>
              <w:jc w:val="center"/>
              <w:rPr>
                <w:moveFrom w:id="765" w:author="Mahan Dastgiri" w:date="2023-09-27T15:08:00Z"/>
                <w:rFonts w:ascii="Times New Roman" w:hAnsi="Times New Roman" w:cs="Times New Roman"/>
              </w:rPr>
            </w:pPr>
            <w:moveFrom w:id="766" w:author="Mahan Dastgiri" w:date="2023-09-27T15:08:00Z">
              <w:r w:rsidDel="00061DE1">
                <w:rPr>
                  <w:rFonts w:ascii="Times New Roman" w:hAnsi="Times New Roman" w:cs="Times New Roman"/>
                </w:rPr>
                <w:t>Cluster 2</w:t>
              </w:r>
            </w:moveFrom>
          </w:p>
        </w:tc>
        <w:tc>
          <w:tcPr>
            <w:tcW w:w="1170" w:type="dxa"/>
          </w:tcPr>
          <w:p w14:paraId="5A874F9F" w14:textId="0A6BADB9" w:rsidR="0006639D" w:rsidDel="00061DE1" w:rsidRDefault="0006639D" w:rsidP="006B0568">
            <w:pPr>
              <w:jc w:val="center"/>
              <w:rPr>
                <w:moveFrom w:id="767" w:author="Mahan Dastgiri" w:date="2023-09-27T15:08:00Z"/>
                <w:rFonts w:ascii="Times New Roman" w:hAnsi="Times New Roman" w:cs="Times New Roman"/>
              </w:rPr>
            </w:pPr>
            <w:moveFrom w:id="768" w:author="Mahan Dastgiri" w:date="2023-09-27T15:08:00Z">
              <w:r w:rsidDel="00061DE1">
                <w:rPr>
                  <w:rFonts w:ascii="Times New Roman" w:hAnsi="Times New Roman" w:cs="Times New Roman"/>
                </w:rPr>
                <w:t>Cluster 3</w:t>
              </w:r>
            </w:moveFrom>
          </w:p>
        </w:tc>
        <w:tc>
          <w:tcPr>
            <w:tcW w:w="1170" w:type="dxa"/>
          </w:tcPr>
          <w:p w14:paraId="140661BA" w14:textId="3B7AE138" w:rsidR="0006639D" w:rsidDel="00061DE1" w:rsidRDefault="0006639D" w:rsidP="006B0568">
            <w:pPr>
              <w:jc w:val="center"/>
              <w:rPr>
                <w:moveFrom w:id="769" w:author="Mahan Dastgiri" w:date="2023-09-27T15:08:00Z"/>
                <w:rFonts w:ascii="Times New Roman" w:hAnsi="Times New Roman" w:cs="Times New Roman"/>
              </w:rPr>
            </w:pPr>
            <w:moveFrom w:id="770" w:author="Mahan Dastgiri" w:date="2023-09-27T15:08:00Z">
              <w:r w:rsidDel="00061DE1">
                <w:rPr>
                  <w:rFonts w:ascii="Times New Roman" w:hAnsi="Times New Roman" w:cs="Times New Roman"/>
                </w:rPr>
                <w:t>Cluster 4</w:t>
              </w:r>
            </w:moveFrom>
          </w:p>
        </w:tc>
        <w:tc>
          <w:tcPr>
            <w:tcW w:w="1170" w:type="dxa"/>
          </w:tcPr>
          <w:p w14:paraId="53DFE3AD" w14:textId="60EDCA65" w:rsidR="0006639D" w:rsidDel="00061DE1" w:rsidRDefault="0006639D" w:rsidP="006B0568">
            <w:pPr>
              <w:jc w:val="center"/>
              <w:rPr>
                <w:moveFrom w:id="771" w:author="Mahan Dastgiri" w:date="2023-09-27T15:08:00Z"/>
                <w:rFonts w:ascii="Times New Roman" w:hAnsi="Times New Roman" w:cs="Times New Roman"/>
              </w:rPr>
            </w:pPr>
            <w:moveFrom w:id="772" w:author="Mahan Dastgiri" w:date="2023-09-27T15:08:00Z">
              <w:r w:rsidDel="00061DE1">
                <w:rPr>
                  <w:rFonts w:ascii="Times New Roman" w:hAnsi="Times New Roman" w:cs="Times New Roman"/>
                </w:rPr>
                <w:t>Cluster 5</w:t>
              </w:r>
            </w:moveFrom>
          </w:p>
        </w:tc>
        <w:tc>
          <w:tcPr>
            <w:tcW w:w="1128" w:type="dxa"/>
          </w:tcPr>
          <w:p w14:paraId="4F2E4C26" w14:textId="7D1E7B54" w:rsidR="0006639D" w:rsidDel="00061DE1" w:rsidRDefault="0006639D" w:rsidP="006B0568">
            <w:pPr>
              <w:jc w:val="center"/>
              <w:rPr>
                <w:moveFrom w:id="773" w:author="Mahan Dastgiri" w:date="2023-09-27T15:08:00Z"/>
                <w:rFonts w:ascii="Times New Roman" w:hAnsi="Times New Roman" w:cs="Times New Roman"/>
              </w:rPr>
            </w:pPr>
            <w:moveFrom w:id="774" w:author="Mahan Dastgiri" w:date="2023-09-27T15:08:00Z">
              <w:r w:rsidDel="00061DE1">
                <w:rPr>
                  <w:rFonts w:ascii="Times New Roman" w:hAnsi="Times New Roman" w:cs="Times New Roman"/>
                </w:rPr>
                <w:t>Cluster 6</w:t>
              </w:r>
            </w:moveFrom>
          </w:p>
        </w:tc>
        <w:tc>
          <w:tcPr>
            <w:tcW w:w="1170" w:type="dxa"/>
          </w:tcPr>
          <w:p w14:paraId="3E2C21A6" w14:textId="441362F8" w:rsidR="0006639D" w:rsidDel="00061DE1" w:rsidRDefault="0006639D" w:rsidP="006B0568">
            <w:pPr>
              <w:jc w:val="center"/>
              <w:rPr>
                <w:moveFrom w:id="775" w:author="Mahan Dastgiri" w:date="2023-09-27T15:08:00Z"/>
                <w:rFonts w:ascii="Times New Roman" w:hAnsi="Times New Roman" w:cs="Times New Roman"/>
              </w:rPr>
            </w:pPr>
            <w:moveFrom w:id="776" w:author="Mahan Dastgiri" w:date="2023-09-27T15:08:00Z">
              <w:r w:rsidDel="00061DE1">
                <w:rPr>
                  <w:rFonts w:ascii="Times New Roman" w:hAnsi="Times New Roman" w:cs="Times New Roman"/>
                </w:rPr>
                <w:t>Cluster 7</w:t>
              </w:r>
            </w:moveFrom>
          </w:p>
        </w:tc>
      </w:tr>
      <w:tr w:rsidR="0006639D" w:rsidDel="00061DE1" w14:paraId="4BB39F01" w14:textId="039F0719" w:rsidTr="006B0568">
        <w:tc>
          <w:tcPr>
            <w:tcW w:w="1514" w:type="dxa"/>
          </w:tcPr>
          <w:p w14:paraId="16DE672D" w14:textId="0E2DB742" w:rsidR="0006639D" w:rsidDel="00061DE1" w:rsidRDefault="0006639D" w:rsidP="006B0568">
            <w:pPr>
              <w:rPr>
                <w:moveFrom w:id="777" w:author="Mahan Dastgiri" w:date="2023-09-27T15:08:00Z"/>
                <w:rFonts w:ascii="Times New Roman" w:hAnsi="Times New Roman" w:cs="Times New Roman"/>
              </w:rPr>
            </w:pPr>
            <w:moveFrom w:id="778" w:author="Mahan Dastgiri" w:date="2023-09-27T15:08:00Z">
              <w:r w:rsidDel="00061DE1">
                <w:rPr>
                  <w:rFonts w:ascii="Times New Roman" w:hAnsi="Times New Roman" w:cs="Times New Roman"/>
                </w:rPr>
                <w:t>Stimulated</w:t>
              </w:r>
            </w:moveFrom>
          </w:p>
        </w:tc>
        <w:tc>
          <w:tcPr>
            <w:tcW w:w="1091" w:type="dxa"/>
          </w:tcPr>
          <w:p w14:paraId="6D28D999" w14:textId="38E7B05D" w:rsidR="0006639D" w:rsidDel="00061DE1" w:rsidRDefault="0006639D" w:rsidP="006B0568">
            <w:pPr>
              <w:rPr>
                <w:moveFrom w:id="779" w:author="Mahan Dastgiri" w:date="2023-09-27T15:08:00Z"/>
                <w:rFonts w:ascii="Times New Roman" w:hAnsi="Times New Roman" w:cs="Times New Roman"/>
              </w:rPr>
            </w:pPr>
            <w:moveFrom w:id="780" w:author="Mahan Dastgiri" w:date="2023-09-27T15:08:00Z">
              <w:r w:rsidDel="00061DE1">
                <w:rPr>
                  <w:rFonts w:ascii="Times New Roman" w:hAnsi="Times New Roman" w:cs="Times New Roman"/>
                </w:rPr>
                <w:t>0.0013 (26.8%) 709</w:t>
              </w:r>
            </w:moveFrom>
          </w:p>
        </w:tc>
        <w:tc>
          <w:tcPr>
            <w:tcW w:w="1170" w:type="dxa"/>
          </w:tcPr>
          <w:p w14:paraId="5330C1E2" w14:textId="234389C7" w:rsidR="0006639D" w:rsidDel="00061DE1" w:rsidRDefault="0006639D" w:rsidP="006B0568">
            <w:pPr>
              <w:rPr>
                <w:moveFrom w:id="781" w:author="Mahan Dastgiri" w:date="2023-09-27T15:08:00Z"/>
                <w:rFonts w:ascii="Times New Roman" w:hAnsi="Times New Roman" w:cs="Times New Roman"/>
              </w:rPr>
            </w:pPr>
            <w:moveFrom w:id="782" w:author="Mahan Dastgiri" w:date="2023-09-27T15:08:00Z">
              <w:r w:rsidDel="00061DE1">
                <w:rPr>
                  <w:rFonts w:ascii="Times New Roman" w:hAnsi="Times New Roman" w:cs="Times New Roman"/>
                </w:rPr>
                <w:t>0.0039 (29.3%) 2100</w:t>
              </w:r>
            </w:moveFrom>
          </w:p>
        </w:tc>
        <w:tc>
          <w:tcPr>
            <w:tcW w:w="1170" w:type="dxa"/>
          </w:tcPr>
          <w:p w14:paraId="108AEC52" w14:textId="11040583" w:rsidR="0006639D" w:rsidDel="00061DE1" w:rsidRDefault="0006639D" w:rsidP="006B0568">
            <w:pPr>
              <w:rPr>
                <w:moveFrom w:id="783" w:author="Mahan Dastgiri" w:date="2023-09-27T15:08:00Z"/>
                <w:rFonts w:ascii="Times New Roman" w:hAnsi="Times New Roman" w:cs="Times New Roman"/>
              </w:rPr>
            </w:pPr>
            <w:moveFrom w:id="784" w:author="Mahan Dastgiri" w:date="2023-09-27T15:08:00Z">
              <w:r w:rsidDel="00061DE1">
                <w:rPr>
                  <w:rFonts w:ascii="Times New Roman" w:hAnsi="Times New Roman" w:cs="Times New Roman"/>
                </w:rPr>
                <w:t>0.0018 (28.9%) 966</w:t>
              </w:r>
            </w:moveFrom>
          </w:p>
        </w:tc>
        <w:tc>
          <w:tcPr>
            <w:tcW w:w="1170" w:type="dxa"/>
          </w:tcPr>
          <w:p w14:paraId="3C98CAE0" w14:textId="5161EA8E" w:rsidR="0006639D" w:rsidDel="00061DE1" w:rsidRDefault="0006639D" w:rsidP="006B0568">
            <w:pPr>
              <w:rPr>
                <w:moveFrom w:id="785" w:author="Mahan Dastgiri" w:date="2023-09-27T15:08:00Z"/>
                <w:rFonts w:ascii="Times New Roman" w:hAnsi="Times New Roman" w:cs="Times New Roman"/>
              </w:rPr>
            </w:pPr>
            <w:moveFrom w:id="786" w:author="Mahan Dastgiri" w:date="2023-09-27T15:08:00Z">
              <w:r w:rsidDel="00061DE1">
                <w:rPr>
                  <w:rFonts w:ascii="Times New Roman" w:hAnsi="Times New Roman" w:cs="Times New Roman"/>
                </w:rPr>
                <w:t>0.0010 (27.4%) 512</w:t>
              </w:r>
            </w:moveFrom>
          </w:p>
        </w:tc>
        <w:tc>
          <w:tcPr>
            <w:tcW w:w="1170" w:type="dxa"/>
          </w:tcPr>
          <w:p w14:paraId="4CABB8FC" w14:textId="4C8D63F6" w:rsidR="0006639D" w:rsidDel="00061DE1" w:rsidRDefault="0006639D" w:rsidP="006B0568">
            <w:pPr>
              <w:rPr>
                <w:moveFrom w:id="787" w:author="Mahan Dastgiri" w:date="2023-09-27T15:08:00Z"/>
                <w:rFonts w:ascii="Times New Roman" w:hAnsi="Times New Roman" w:cs="Times New Roman"/>
              </w:rPr>
            </w:pPr>
            <w:moveFrom w:id="788" w:author="Mahan Dastgiri" w:date="2023-09-27T15:08:00Z">
              <w:r w:rsidDel="00061DE1">
                <w:rPr>
                  <w:rFonts w:ascii="Times New Roman" w:hAnsi="Times New Roman" w:cs="Times New Roman"/>
                </w:rPr>
                <w:t>0.0014 (20.1%) 774</w:t>
              </w:r>
            </w:moveFrom>
          </w:p>
        </w:tc>
        <w:tc>
          <w:tcPr>
            <w:tcW w:w="1128" w:type="dxa"/>
          </w:tcPr>
          <w:p w14:paraId="72E46B91" w14:textId="35C44BCF" w:rsidR="0006639D" w:rsidDel="00061DE1" w:rsidRDefault="0006639D" w:rsidP="006B0568">
            <w:pPr>
              <w:rPr>
                <w:moveFrom w:id="789" w:author="Mahan Dastgiri" w:date="2023-09-27T15:08:00Z"/>
                <w:rFonts w:ascii="Times New Roman" w:hAnsi="Times New Roman" w:cs="Times New Roman"/>
              </w:rPr>
            </w:pPr>
            <w:moveFrom w:id="790" w:author="Mahan Dastgiri" w:date="2023-09-27T15:08:00Z">
              <w:r w:rsidDel="00061DE1">
                <w:rPr>
                  <w:rFonts w:ascii="Times New Roman" w:hAnsi="Times New Roman" w:cs="Times New Roman"/>
                </w:rPr>
                <w:t>0.0018 (27.6%) 986</w:t>
              </w:r>
            </w:moveFrom>
          </w:p>
        </w:tc>
        <w:tc>
          <w:tcPr>
            <w:tcW w:w="1170" w:type="dxa"/>
          </w:tcPr>
          <w:p w14:paraId="3FFF9994" w14:textId="12B34D09" w:rsidR="0006639D" w:rsidDel="00061DE1" w:rsidRDefault="0006639D" w:rsidP="006B0568">
            <w:pPr>
              <w:rPr>
                <w:moveFrom w:id="791" w:author="Mahan Dastgiri" w:date="2023-09-27T15:08:00Z"/>
                <w:rFonts w:ascii="Times New Roman" w:hAnsi="Times New Roman" w:cs="Times New Roman"/>
              </w:rPr>
            </w:pPr>
            <w:moveFrom w:id="792" w:author="Mahan Dastgiri" w:date="2023-09-27T15:08:00Z">
              <w:r w:rsidDel="00061DE1">
                <w:rPr>
                  <w:rFonts w:ascii="Times New Roman" w:hAnsi="Times New Roman" w:cs="Times New Roman"/>
                </w:rPr>
                <w:t>0.0008 (28.3%) 429</w:t>
              </w:r>
            </w:moveFrom>
          </w:p>
        </w:tc>
      </w:tr>
      <w:tr w:rsidR="0006639D" w:rsidDel="00061DE1" w14:paraId="773063A5" w14:textId="5D10A957" w:rsidTr="006B0568">
        <w:tc>
          <w:tcPr>
            <w:tcW w:w="1514" w:type="dxa"/>
          </w:tcPr>
          <w:p w14:paraId="44E7B3D8" w14:textId="5A6284DF" w:rsidR="0006639D" w:rsidDel="00061DE1" w:rsidRDefault="0006639D" w:rsidP="006B0568">
            <w:pPr>
              <w:rPr>
                <w:moveFrom w:id="793" w:author="Mahan Dastgiri" w:date="2023-09-27T15:08:00Z"/>
                <w:rFonts w:ascii="Times New Roman" w:hAnsi="Times New Roman" w:cs="Times New Roman"/>
              </w:rPr>
            </w:pPr>
            <w:moveFrom w:id="794" w:author="Mahan Dastgiri" w:date="2023-09-27T15:08:00Z">
              <w:r w:rsidDel="00061DE1">
                <w:rPr>
                  <w:rFonts w:ascii="Times New Roman" w:hAnsi="Times New Roman" w:cs="Times New Roman"/>
                </w:rPr>
                <w:t>Unstimulated</w:t>
              </w:r>
            </w:moveFrom>
          </w:p>
        </w:tc>
        <w:tc>
          <w:tcPr>
            <w:tcW w:w="1091" w:type="dxa"/>
          </w:tcPr>
          <w:p w14:paraId="07EB2E14" w14:textId="0726FD47" w:rsidR="0006639D" w:rsidDel="00061DE1" w:rsidRDefault="0006639D" w:rsidP="006B0568">
            <w:pPr>
              <w:rPr>
                <w:moveFrom w:id="795" w:author="Mahan Dastgiri" w:date="2023-09-27T15:08:00Z"/>
                <w:rFonts w:ascii="Times New Roman" w:hAnsi="Times New Roman" w:cs="Times New Roman"/>
              </w:rPr>
            </w:pPr>
            <w:moveFrom w:id="796" w:author="Mahan Dastgiri" w:date="2023-09-27T15:08:00Z">
              <w:r w:rsidDel="00061DE1">
                <w:rPr>
                  <w:rFonts w:ascii="Times New Roman" w:hAnsi="Times New Roman" w:cs="Times New Roman"/>
                </w:rPr>
                <w:t>0.0021 (73.2%) 1941</w:t>
              </w:r>
            </w:moveFrom>
          </w:p>
        </w:tc>
        <w:tc>
          <w:tcPr>
            <w:tcW w:w="1170" w:type="dxa"/>
          </w:tcPr>
          <w:p w14:paraId="6453691D" w14:textId="12B64AAE" w:rsidR="0006639D" w:rsidDel="00061DE1" w:rsidRDefault="0006639D" w:rsidP="006B0568">
            <w:pPr>
              <w:rPr>
                <w:moveFrom w:id="797" w:author="Mahan Dastgiri" w:date="2023-09-27T15:08:00Z"/>
                <w:rFonts w:ascii="Times New Roman" w:hAnsi="Times New Roman" w:cs="Times New Roman"/>
              </w:rPr>
            </w:pPr>
            <w:moveFrom w:id="798" w:author="Mahan Dastgiri" w:date="2023-09-27T15:08:00Z">
              <w:r w:rsidDel="00061DE1">
                <w:rPr>
                  <w:rFonts w:ascii="Times New Roman" w:hAnsi="Times New Roman" w:cs="Times New Roman"/>
                </w:rPr>
                <w:t>0.0054 (70.7%) 5056</w:t>
              </w:r>
            </w:moveFrom>
          </w:p>
        </w:tc>
        <w:tc>
          <w:tcPr>
            <w:tcW w:w="1170" w:type="dxa"/>
          </w:tcPr>
          <w:p w14:paraId="6EF4720C" w14:textId="38D891C7" w:rsidR="0006639D" w:rsidDel="00061DE1" w:rsidRDefault="0006639D" w:rsidP="006B0568">
            <w:pPr>
              <w:rPr>
                <w:moveFrom w:id="799" w:author="Mahan Dastgiri" w:date="2023-09-27T15:08:00Z"/>
                <w:rFonts w:ascii="Times New Roman" w:hAnsi="Times New Roman" w:cs="Times New Roman"/>
              </w:rPr>
            </w:pPr>
            <w:moveFrom w:id="800" w:author="Mahan Dastgiri" w:date="2023-09-27T15:08:00Z">
              <w:r w:rsidDel="00061DE1">
                <w:rPr>
                  <w:rFonts w:ascii="Times New Roman" w:hAnsi="Times New Roman" w:cs="Times New Roman"/>
                </w:rPr>
                <w:t>0.0026 (71.1%) 2372</w:t>
              </w:r>
            </w:moveFrom>
          </w:p>
        </w:tc>
        <w:tc>
          <w:tcPr>
            <w:tcW w:w="1170" w:type="dxa"/>
          </w:tcPr>
          <w:p w14:paraId="32C82182" w14:textId="02A1857E" w:rsidR="0006639D" w:rsidDel="00061DE1" w:rsidRDefault="0006639D" w:rsidP="006B0568">
            <w:pPr>
              <w:rPr>
                <w:moveFrom w:id="801" w:author="Mahan Dastgiri" w:date="2023-09-27T15:08:00Z"/>
                <w:rFonts w:ascii="Times New Roman" w:hAnsi="Times New Roman" w:cs="Times New Roman"/>
              </w:rPr>
            </w:pPr>
            <w:moveFrom w:id="802" w:author="Mahan Dastgiri" w:date="2023-09-27T15:08:00Z">
              <w:r w:rsidDel="00061DE1">
                <w:rPr>
                  <w:rFonts w:ascii="Times New Roman" w:hAnsi="Times New Roman" w:cs="Times New Roman"/>
                </w:rPr>
                <w:t>0.0015 (72.6%) 1358</w:t>
              </w:r>
            </w:moveFrom>
          </w:p>
        </w:tc>
        <w:tc>
          <w:tcPr>
            <w:tcW w:w="1170" w:type="dxa"/>
          </w:tcPr>
          <w:p w14:paraId="42BA4853" w14:textId="32C0DF21" w:rsidR="0006639D" w:rsidDel="00061DE1" w:rsidRDefault="0006639D" w:rsidP="006B0568">
            <w:pPr>
              <w:rPr>
                <w:moveFrom w:id="803" w:author="Mahan Dastgiri" w:date="2023-09-27T15:08:00Z"/>
                <w:rFonts w:ascii="Times New Roman" w:hAnsi="Times New Roman" w:cs="Times New Roman"/>
              </w:rPr>
            </w:pPr>
            <w:moveFrom w:id="804" w:author="Mahan Dastgiri" w:date="2023-09-27T15:08:00Z">
              <w:r w:rsidDel="00061DE1">
                <w:rPr>
                  <w:rFonts w:ascii="Times New Roman" w:hAnsi="Times New Roman" w:cs="Times New Roman"/>
                </w:rPr>
                <w:t>0.0033 (79.9%) 3086</w:t>
              </w:r>
            </w:moveFrom>
          </w:p>
        </w:tc>
        <w:tc>
          <w:tcPr>
            <w:tcW w:w="1128" w:type="dxa"/>
          </w:tcPr>
          <w:p w14:paraId="7F7578A8" w14:textId="32D17C7C" w:rsidR="0006639D" w:rsidDel="00061DE1" w:rsidRDefault="0006639D" w:rsidP="006B0568">
            <w:pPr>
              <w:rPr>
                <w:moveFrom w:id="805" w:author="Mahan Dastgiri" w:date="2023-09-27T15:08:00Z"/>
                <w:rFonts w:ascii="Times New Roman" w:hAnsi="Times New Roman" w:cs="Times New Roman"/>
              </w:rPr>
            </w:pPr>
            <w:moveFrom w:id="806" w:author="Mahan Dastgiri" w:date="2023-09-27T15:08:00Z">
              <w:r w:rsidDel="00061DE1">
                <w:rPr>
                  <w:rFonts w:ascii="Times New Roman" w:hAnsi="Times New Roman" w:cs="Times New Roman"/>
                </w:rPr>
                <w:t>0.0028 (72.4%) 2585</w:t>
              </w:r>
            </w:moveFrom>
          </w:p>
        </w:tc>
        <w:tc>
          <w:tcPr>
            <w:tcW w:w="1170" w:type="dxa"/>
          </w:tcPr>
          <w:p w14:paraId="58A2C36F" w14:textId="6E19564D" w:rsidR="0006639D" w:rsidDel="00061DE1" w:rsidRDefault="0006639D" w:rsidP="006B0568">
            <w:pPr>
              <w:rPr>
                <w:moveFrom w:id="807" w:author="Mahan Dastgiri" w:date="2023-09-27T15:08:00Z"/>
                <w:rFonts w:ascii="Times New Roman" w:hAnsi="Times New Roman" w:cs="Times New Roman"/>
              </w:rPr>
            </w:pPr>
            <w:moveFrom w:id="808" w:author="Mahan Dastgiri" w:date="2023-09-27T15:08:00Z">
              <w:r w:rsidDel="00061DE1">
                <w:rPr>
                  <w:rFonts w:ascii="Times New Roman" w:hAnsi="Times New Roman" w:cs="Times New Roman"/>
                </w:rPr>
                <w:t>0.0012 (71.7%) 1089</w:t>
              </w:r>
            </w:moveFrom>
          </w:p>
        </w:tc>
      </w:tr>
    </w:tbl>
    <w:p w14:paraId="02CE55F6" w14:textId="633D5D46" w:rsidR="0006639D" w:rsidDel="00061DE1" w:rsidRDefault="0006639D" w:rsidP="004043A5">
      <w:pPr>
        <w:rPr>
          <w:moveFrom w:id="809" w:author="Mahan Dastgiri" w:date="2023-09-27T15:08:00Z"/>
          <w:rFonts w:ascii="Times New Roman" w:hAnsi="Times New Roman" w:cs="Times New Roman"/>
        </w:rPr>
      </w:pPr>
    </w:p>
    <w:p w14:paraId="2903CB22" w14:textId="44302B22" w:rsidR="00B64618" w:rsidDel="00061DE1" w:rsidRDefault="00B64618" w:rsidP="004043A5">
      <w:pPr>
        <w:rPr>
          <w:moveFrom w:id="810" w:author="Mahan Dastgiri" w:date="2023-09-27T15:08:00Z"/>
          <w:rFonts w:ascii="Times New Roman" w:hAnsi="Times New Roman" w:cs="Times New Roman"/>
        </w:rPr>
      </w:pPr>
    </w:p>
    <w:p w14:paraId="3CC5CEEF" w14:textId="72499B53" w:rsidR="00EA1F3B" w:rsidDel="00061DE1" w:rsidRDefault="00EA1F3B" w:rsidP="004043A5">
      <w:pPr>
        <w:rPr>
          <w:moveFrom w:id="811" w:author="Mahan Dastgiri" w:date="2023-09-27T15:08:00Z"/>
          <w:rFonts w:ascii="Times New Roman" w:hAnsi="Times New Roman" w:cs="Times New Roman"/>
        </w:rPr>
      </w:pPr>
      <w:moveFrom w:id="812" w:author="Mahan Dastgiri" w:date="2023-09-27T15:08:00Z">
        <w:r w:rsidDel="00061DE1">
          <w:rPr>
            <w:rFonts w:ascii="Times New Roman" w:hAnsi="Times New Roman" w:cs="Times New Roman"/>
          </w:rPr>
          <w:t>Table 6:</w:t>
        </w:r>
        <w:r w:rsidR="00DF7844" w:rsidDel="00061DE1">
          <w:rPr>
            <w:rFonts w:ascii="Times New Roman" w:hAnsi="Times New Roman" w:cs="Times New Roman"/>
          </w:rPr>
          <w:t xml:space="preserve"> </w:t>
        </w:r>
        <w:r w:rsidR="00DF7844" w:rsidRPr="004F3028" w:rsidDel="00061DE1">
          <w:rPr>
            <w:rFonts w:ascii="Times New Roman" w:hAnsi="Times New Roman" w:cs="Times New Roman"/>
          </w:rPr>
          <w:t xml:space="preserve">Proportion of the stimulated and unstimulated cells in each </w:t>
        </w:r>
        <w:r w:rsidR="00DF7844" w:rsidDel="00061DE1">
          <w:rPr>
            <w:rFonts w:ascii="Times New Roman" w:hAnsi="Times New Roman" w:cs="Times New Roman"/>
          </w:rPr>
          <w:t>6</w:t>
        </w:r>
        <w:r w:rsidR="00DF7844" w:rsidRPr="004F3028" w:rsidDel="00061DE1">
          <w:rPr>
            <w:rFonts w:ascii="Times New Roman" w:hAnsi="Times New Roman" w:cs="Times New Roman"/>
          </w:rPr>
          <w:t xml:space="preserve"> clusters of the predicted </w:t>
        </w:r>
        <w:r w:rsidR="00DF7844" w:rsidDel="00061DE1">
          <w:rPr>
            <w:rFonts w:ascii="Times New Roman" w:hAnsi="Times New Roman" w:cs="Times New Roman"/>
          </w:rPr>
          <w:t>red</w:t>
        </w:r>
        <w:r w:rsidR="00DF7844" w:rsidRPr="004F3028" w:rsidDel="00061DE1">
          <w:rPr>
            <w:rFonts w:ascii="Times New Roman" w:hAnsi="Times New Roman" w:cs="Times New Roman"/>
          </w:rPr>
          <w:t xml:space="preserve"> region of the </w:t>
        </w:r>
        <w:r w:rsidR="00DF7844" w:rsidDel="00061DE1">
          <w:rPr>
            <w:rFonts w:ascii="Times New Roman" w:hAnsi="Times New Roman" w:cs="Times New Roman"/>
          </w:rPr>
          <w:t>third</w:t>
        </w:r>
        <w:r w:rsidR="00DF7844" w:rsidRPr="004F3028" w:rsidDel="00061DE1">
          <w:rPr>
            <w:rFonts w:ascii="Times New Roman" w:hAnsi="Times New Roman" w:cs="Times New Roman"/>
          </w:rPr>
          <w:t xml:space="preserve"> projection. The three numbers are: proportion of stimulated (unstimulated) cells from the total, percentage of stimulated (unstimulated)for the region, and number of stimulated (unstimulated) cells within the region, for each </w:t>
        </w:r>
        <w:r w:rsidR="00DF7844" w:rsidDel="00061DE1">
          <w:rPr>
            <w:rFonts w:ascii="Times New Roman" w:hAnsi="Times New Roman" w:cs="Times New Roman"/>
          </w:rPr>
          <w:t>cluster.</w:t>
        </w:r>
      </w:moveFrom>
    </w:p>
    <w:tbl>
      <w:tblPr>
        <w:tblStyle w:val="TableGrid"/>
        <w:tblW w:w="9630" w:type="dxa"/>
        <w:tblInd w:w="-5" w:type="dxa"/>
        <w:tblLook w:val="04A0" w:firstRow="1" w:lastRow="0" w:firstColumn="1" w:lastColumn="0" w:noHBand="0" w:noVBand="1"/>
      </w:tblPr>
      <w:tblGrid>
        <w:gridCol w:w="1514"/>
        <w:gridCol w:w="1352"/>
        <w:gridCol w:w="1353"/>
        <w:gridCol w:w="1353"/>
        <w:gridCol w:w="1352"/>
        <w:gridCol w:w="1353"/>
        <w:gridCol w:w="1353"/>
      </w:tblGrid>
      <w:tr w:rsidR="00EA1F3B" w:rsidDel="00061DE1" w14:paraId="7078432A" w14:textId="4258281F" w:rsidTr="00EA1F3B">
        <w:tc>
          <w:tcPr>
            <w:tcW w:w="1514" w:type="dxa"/>
          </w:tcPr>
          <w:p w14:paraId="15781523" w14:textId="0CD8B6BE" w:rsidR="00EA1F3B" w:rsidDel="00061DE1" w:rsidRDefault="00EA1F3B" w:rsidP="006B0568">
            <w:pPr>
              <w:rPr>
                <w:moveFrom w:id="813" w:author="Mahan Dastgiri" w:date="2023-09-27T15:08:00Z"/>
                <w:rFonts w:ascii="Times New Roman" w:hAnsi="Times New Roman" w:cs="Times New Roman"/>
              </w:rPr>
            </w:pPr>
          </w:p>
        </w:tc>
        <w:tc>
          <w:tcPr>
            <w:tcW w:w="1352" w:type="dxa"/>
          </w:tcPr>
          <w:p w14:paraId="3ACF973D" w14:textId="738C68E5" w:rsidR="00EA1F3B" w:rsidDel="00061DE1" w:rsidRDefault="00EA1F3B" w:rsidP="006B0568">
            <w:pPr>
              <w:jc w:val="center"/>
              <w:rPr>
                <w:moveFrom w:id="814" w:author="Mahan Dastgiri" w:date="2023-09-27T15:08:00Z"/>
                <w:rFonts w:ascii="Times New Roman" w:hAnsi="Times New Roman" w:cs="Times New Roman"/>
              </w:rPr>
            </w:pPr>
            <w:moveFrom w:id="815" w:author="Mahan Dastgiri" w:date="2023-09-27T15:08:00Z">
              <w:r w:rsidDel="00061DE1">
                <w:rPr>
                  <w:rFonts w:ascii="Times New Roman" w:hAnsi="Times New Roman" w:cs="Times New Roman"/>
                </w:rPr>
                <w:t>Cluster 1</w:t>
              </w:r>
            </w:moveFrom>
          </w:p>
        </w:tc>
        <w:tc>
          <w:tcPr>
            <w:tcW w:w="1353" w:type="dxa"/>
          </w:tcPr>
          <w:p w14:paraId="48E9C97D" w14:textId="78E565A1" w:rsidR="00EA1F3B" w:rsidDel="00061DE1" w:rsidRDefault="00EA1F3B" w:rsidP="006B0568">
            <w:pPr>
              <w:jc w:val="center"/>
              <w:rPr>
                <w:moveFrom w:id="816" w:author="Mahan Dastgiri" w:date="2023-09-27T15:08:00Z"/>
                <w:rFonts w:ascii="Times New Roman" w:hAnsi="Times New Roman" w:cs="Times New Roman"/>
              </w:rPr>
            </w:pPr>
            <w:moveFrom w:id="817" w:author="Mahan Dastgiri" w:date="2023-09-27T15:08:00Z">
              <w:r w:rsidDel="00061DE1">
                <w:rPr>
                  <w:rFonts w:ascii="Times New Roman" w:hAnsi="Times New Roman" w:cs="Times New Roman"/>
                </w:rPr>
                <w:t>Cluster 2</w:t>
              </w:r>
            </w:moveFrom>
          </w:p>
        </w:tc>
        <w:tc>
          <w:tcPr>
            <w:tcW w:w="1353" w:type="dxa"/>
          </w:tcPr>
          <w:p w14:paraId="4BE3A171" w14:textId="1AB5A035" w:rsidR="00EA1F3B" w:rsidDel="00061DE1" w:rsidRDefault="00EA1F3B" w:rsidP="006B0568">
            <w:pPr>
              <w:jc w:val="center"/>
              <w:rPr>
                <w:moveFrom w:id="818" w:author="Mahan Dastgiri" w:date="2023-09-27T15:08:00Z"/>
                <w:rFonts w:ascii="Times New Roman" w:hAnsi="Times New Roman" w:cs="Times New Roman"/>
              </w:rPr>
            </w:pPr>
            <w:moveFrom w:id="819" w:author="Mahan Dastgiri" w:date="2023-09-27T15:08:00Z">
              <w:r w:rsidDel="00061DE1">
                <w:rPr>
                  <w:rFonts w:ascii="Times New Roman" w:hAnsi="Times New Roman" w:cs="Times New Roman"/>
                </w:rPr>
                <w:t>Cluster 3</w:t>
              </w:r>
            </w:moveFrom>
          </w:p>
        </w:tc>
        <w:tc>
          <w:tcPr>
            <w:tcW w:w="1352" w:type="dxa"/>
          </w:tcPr>
          <w:p w14:paraId="76B54E81" w14:textId="75EB3B5D" w:rsidR="00EA1F3B" w:rsidDel="00061DE1" w:rsidRDefault="00EA1F3B" w:rsidP="006B0568">
            <w:pPr>
              <w:jc w:val="center"/>
              <w:rPr>
                <w:moveFrom w:id="820" w:author="Mahan Dastgiri" w:date="2023-09-27T15:08:00Z"/>
                <w:rFonts w:ascii="Times New Roman" w:hAnsi="Times New Roman" w:cs="Times New Roman"/>
              </w:rPr>
            </w:pPr>
            <w:moveFrom w:id="821" w:author="Mahan Dastgiri" w:date="2023-09-27T15:08:00Z">
              <w:r w:rsidDel="00061DE1">
                <w:rPr>
                  <w:rFonts w:ascii="Times New Roman" w:hAnsi="Times New Roman" w:cs="Times New Roman"/>
                </w:rPr>
                <w:t>Cluster 4</w:t>
              </w:r>
            </w:moveFrom>
          </w:p>
        </w:tc>
        <w:tc>
          <w:tcPr>
            <w:tcW w:w="1353" w:type="dxa"/>
          </w:tcPr>
          <w:p w14:paraId="24919EA1" w14:textId="384006E3" w:rsidR="00EA1F3B" w:rsidDel="00061DE1" w:rsidRDefault="00EA1F3B" w:rsidP="006B0568">
            <w:pPr>
              <w:jc w:val="center"/>
              <w:rPr>
                <w:moveFrom w:id="822" w:author="Mahan Dastgiri" w:date="2023-09-27T15:08:00Z"/>
                <w:rFonts w:ascii="Times New Roman" w:hAnsi="Times New Roman" w:cs="Times New Roman"/>
              </w:rPr>
            </w:pPr>
            <w:moveFrom w:id="823" w:author="Mahan Dastgiri" w:date="2023-09-27T15:08:00Z">
              <w:r w:rsidDel="00061DE1">
                <w:rPr>
                  <w:rFonts w:ascii="Times New Roman" w:hAnsi="Times New Roman" w:cs="Times New Roman"/>
                </w:rPr>
                <w:t>Cluster 5</w:t>
              </w:r>
            </w:moveFrom>
          </w:p>
        </w:tc>
        <w:tc>
          <w:tcPr>
            <w:tcW w:w="1353" w:type="dxa"/>
          </w:tcPr>
          <w:p w14:paraId="017F5265" w14:textId="5547E63A" w:rsidR="00EA1F3B" w:rsidDel="00061DE1" w:rsidRDefault="00EA1F3B" w:rsidP="006B0568">
            <w:pPr>
              <w:jc w:val="center"/>
              <w:rPr>
                <w:moveFrom w:id="824" w:author="Mahan Dastgiri" w:date="2023-09-27T15:08:00Z"/>
                <w:rFonts w:ascii="Times New Roman" w:hAnsi="Times New Roman" w:cs="Times New Roman"/>
              </w:rPr>
            </w:pPr>
            <w:moveFrom w:id="825" w:author="Mahan Dastgiri" w:date="2023-09-27T15:08:00Z">
              <w:r w:rsidDel="00061DE1">
                <w:rPr>
                  <w:rFonts w:ascii="Times New Roman" w:hAnsi="Times New Roman" w:cs="Times New Roman"/>
                </w:rPr>
                <w:t>Cluster 6</w:t>
              </w:r>
            </w:moveFrom>
          </w:p>
        </w:tc>
      </w:tr>
      <w:tr w:rsidR="00EA1F3B" w:rsidDel="00061DE1" w14:paraId="2FACC6E9" w14:textId="52901A6F" w:rsidTr="00EA1F3B">
        <w:tc>
          <w:tcPr>
            <w:tcW w:w="1514" w:type="dxa"/>
          </w:tcPr>
          <w:p w14:paraId="50B58307" w14:textId="0C1118A0" w:rsidR="00EA1F3B" w:rsidDel="00061DE1" w:rsidRDefault="00EA1F3B" w:rsidP="006B0568">
            <w:pPr>
              <w:rPr>
                <w:moveFrom w:id="826" w:author="Mahan Dastgiri" w:date="2023-09-27T15:08:00Z"/>
                <w:rFonts w:ascii="Times New Roman" w:hAnsi="Times New Roman" w:cs="Times New Roman"/>
              </w:rPr>
            </w:pPr>
            <w:moveFrom w:id="827" w:author="Mahan Dastgiri" w:date="2023-09-27T15:08:00Z">
              <w:r w:rsidDel="00061DE1">
                <w:rPr>
                  <w:rFonts w:ascii="Times New Roman" w:hAnsi="Times New Roman" w:cs="Times New Roman"/>
                </w:rPr>
                <w:t>Stimulated</w:t>
              </w:r>
            </w:moveFrom>
          </w:p>
        </w:tc>
        <w:tc>
          <w:tcPr>
            <w:tcW w:w="1352" w:type="dxa"/>
          </w:tcPr>
          <w:p w14:paraId="5E7080D4" w14:textId="72FDDAD2" w:rsidR="00EA1F3B" w:rsidDel="00061DE1" w:rsidRDefault="00EA1F3B" w:rsidP="006B0568">
            <w:pPr>
              <w:rPr>
                <w:moveFrom w:id="828" w:author="Mahan Dastgiri" w:date="2023-09-27T15:08:00Z"/>
                <w:rFonts w:ascii="Times New Roman" w:hAnsi="Times New Roman" w:cs="Times New Roman"/>
              </w:rPr>
            </w:pPr>
            <w:moveFrom w:id="829" w:author="Mahan Dastgiri" w:date="2023-09-27T15:08:00Z">
              <w:r w:rsidDel="00061DE1">
                <w:rPr>
                  <w:rFonts w:ascii="Times New Roman" w:hAnsi="Times New Roman" w:cs="Times New Roman"/>
                </w:rPr>
                <w:t>0.00</w:t>
              </w:r>
              <w:r w:rsidR="00CA26AE" w:rsidDel="00061DE1">
                <w:rPr>
                  <w:rFonts w:ascii="Times New Roman" w:hAnsi="Times New Roman" w:cs="Times New Roman"/>
                </w:rPr>
                <w:t>29</w:t>
              </w:r>
              <w:r w:rsidDel="00061DE1">
                <w:rPr>
                  <w:rFonts w:ascii="Times New Roman" w:hAnsi="Times New Roman" w:cs="Times New Roman"/>
                </w:rPr>
                <w:t xml:space="preserve"> (26.</w:t>
              </w:r>
              <w:r w:rsidR="00CA26AE" w:rsidDel="00061DE1">
                <w:rPr>
                  <w:rFonts w:ascii="Times New Roman" w:hAnsi="Times New Roman" w:cs="Times New Roman"/>
                </w:rPr>
                <w:t>6</w:t>
              </w:r>
              <w:r w:rsidDel="00061DE1">
                <w:rPr>
                  <w:rFonts w:ascii="Times New Roman" w:hAnsi="Times New Roman" w:cs="Times New Roman"/>
                </w:rPr>
                <w:t xml:space="preserve">%) </w:t>
              </w:r>
              <w:r w:rsidR="00CA26AE" w:rsidDel="00061DE1">
                <w:rPr>
                  <w:rFonts w:ascii="Times New Roman" w:hAnsi="Times New Roman" w:cs="Times New Roman"/>
                </w:rPr>
                <w:t>1546</w:t>
              </w:r>
            </w:moveFrom>
          </w:p>
        </w:tc>
        <w:tc>
          <w:tcPr>
            <w:tcW w:w="1353" w:type="dxa"/>
          </w:tcPr>
          <w:p w14:paraId="1D0B2454" w14:textId="3F28D39F" w:rsidR="00EA1F3B" w:rsidDel="00061DE1" w:rsidRDefault="00EA1F3B" w:rsidP="006B0568">
            <w:pPr>
              <w:rPr>
                <w:moveFrom w:id="830" w:author="Mahan Dastgiri" w:date="2023-09-27T15:08:00Z"/>
                <w:rFonts w:ascii="Times New Roman" w:hAnsi="Times New Roman" w:cs="Times New Roman"/>
              </w:rPr>
            </w:pPr>
            <w:moveFrom w:id="831" w:author="Mahan Dastgiri" w:date="2023-09-27T15:08:00Z">
              <w:r w:rsidDel="00061DE1">
                <w:rPr>
                  <w:rFonts w:ascii="Times New Roman" w:hAnsi="Times New Roman" w:cs="Times New Roman"/>
                </w:rPr>
                <w:t>0.003</w:t>
              </w:r>
              <w:r w:rsidR="00CA26AE" w:rsidDel="00061DE1">
                <w:rPr>
                  <w:rFonts w:ascii="Times New Roman" w:hAnsi="Times New Roman" w:cs="Times New Roman"/>
                </w:rPr>
                <w:t>3</w:t>
              </w:r>
              <w:r w:rsidDel="00061DE1">
                <w:rPr>
                  <w:rFonts w:ascii="Times New Roman" w:hAnsi="Times New Roman" w:cs="Times New Roman"/>
                </w:rPr>
                <w:t xml:space="preserve"> (2</w:t>
              </w:r>
              <w:r w:rsidR="00CA26AE" w:rsidDel="00061DE1">
                <w:rPr>
                  <w:rFonts w:ascii="Times New Roman" w:hAnsi="Times New Roman" w:cs="Times New Roman"/>
                </w:rPr>
                <w:t>5.5</w:t>
              </w:r>
              <w:r w:rsidDel="00061DE1">
                <w:rPr>
                  <w:rFonts w:ascii="Times New Roman" w:hAnsi="Times New Roman" w:cs="Times New Roman"/>
                </w:rPr>
                <w:t xml:space="preserve">%) </w:t>
              </w:r>
              <w:r w:rsidR="00CA26AE" w:rsidDel="00061DE1">
                <w:rPr>
                  <w:rFonts w:ascii="Times New Roman" w:hAnsi="Times New Roman" w:cs="Times New Roman"/>
                </w:rPr>
                <w:t>1777</w:t>
              </w:r>
            </w:moveFrom>
          </w:p>
        </w:tc>
        <w:tc>
          <w:tcPr>
            <w:tcW w:w="1353" w:type="dxa"/>
          </w:tcPr>
          <w:p w14:paraId="4F7D5FCA" w14:textId="62874282" w:rsidR="00EA1F3B" w:rsidDel="00061DE1" w:rsidRDefault="00EA1F3B" w:rsidP="006B0568">
            <w:pPr>
              <w:rPr>
                <w:moveFrom w:id="832" w:author="Mahan Dastgiri" w:date="2023-09-27T15:08:00Z"/>
                <w:rFonts w:ascii="Times New Roman" w:hAnsi="Times New Roman" w:cs="Times New Roman"/>
              </w:rPr>
            </w:pPr>
            <w:moveFrom w:id="833" w:author="Mahan Dastgiri" w:date="2023-09-27T15:08:00Z">
              <w:r w:rsidDel="00061DE1">
                <w:rPr>
                  <w:rFonts w:ascii="Times New Roman" w:hAnsi="Times New Roman" w:cs="Times New Roman"/>
                </w:rPr>
                <w:t>0.00</w:t>
              </w:r>
              <w:r w:rsidR="00CA26AE" w:rsidDel="00061DE1">
                <w:rPr>
                  <w:rFonts w:ascii="Times New Roman" w:hAnsi="Times New Roman" w:cs="Times New Roman"/>
                </w:rPr>
                <w:t>07</w:t>
              </w:r>
              <w:r w:rsidDel="00061DE1">
                <w:rPr>
                  <w:rFonts w:ascii="Times New Roman" w:hAnsi="Times New Roman" w:cs="Times New Roman"/>
                </w:rPr>
                <w:t xml:space="preserve"> (2</w:t>
              </w:r>
              <w:r w:rsidR="00CA26AE" w:rsidDel="00061DE1">
                <w:rPr>
                  <w:rFonts w:ascii="Times New Roman" w:hAnsi="Times New Roman" w:cs="Times New Roman"/>
                </w:rPr>
                <w:t>6</w:t>
              </w:r>
              <w:r w:rsidDel="00061DE1">
                <w:rPr>
                  <w:rFonts w:ascii="Times New Roman" w:hAnsi="Times New Roman" w:cs="Times New Roman"/>
                </w:rPr>
                <w:t xml:space="preserve">.9%) </w:t>
              </w:r>
              <w:r w:rsidR="00CA26AE" w:rsidDel="00061DE1">
                <w:rPr>
                  <w:rFonts w:ascii="Times New Roman" w:hAnsi="Times New Roman" w:cs="Times New Roman"/>
                </w:rPr>
                <w:t>384</w:t>
              </w:r>
            </w:moveFrom>
          </w:p>
        </w:tc>
        <w:tc>
          <w:tcPr>
            <w:tcW w:w="1352" w:type="dxa"/>
          </w:tcPr>
          <w:p w14:paraId="17D0A7D8" w14:textId="6DA7C2F3" w:rsidR="00EA1F3B" w:rsidDel="00061DE1" w:rsidRDefault="00EA1F3B" w:rsidP="006B0568">
            <w:pPr>
              <w:rPr>
                <w:moveFrom w:id="834" w:author="Mahan Dastgiri" w:date="2023-09-27T15:08:00Z"/>
                <w:rFonts w:ascii="Times New Roman" w:hAnsi="Times New Roman" w:cs="Times New Roman"/>
              </w:rPr>
            </w:pPr>
            <w:moveFrom w:id="835" w:author="Mahan Dastgiri" w:date="2023-09-27T15:08:00Z">
              <w:r w:rsidDel="00061DE1">
                <w:rPr>
                  <w:rFonts w:ascii="Times New Roman" w:hAnsi="Times New Roman" w:cs="Times New Roman"/>
                </w:rPr>
                <w:t>0.001</w:t>
              </w:r>
              <w:r w:rsidR="00CA26AE" w:rsidDel="00061DE1">
                <w:rPr>
                  <w:rFonts w:ascii="Times New Roman" w:hAnsi="Times New Roman" w:cs="Times New Roman"/>
                </w:rPr>
                <w:t>4</w:t>
              </w:r>
              <w:r w:rsidDel="00061DE1">
                <w:rPr>
                  <w:rFonts w:ascii="Times New Roman" w:hAnsi="Times New Roman" w:cs="Times New Roman"/>
                </w:rPr>
                <w:t xml:space="preserve"> (2</w:t>
              </w:r>
              <w:r w:rsidR="00CA26AE" w:rsidDel="00061DE1">
                <w:rPr>
                  <w:rFonts w:ascii="Times New Roman" w:hAnsi="Times New Roman" w:cs="Times New Roman"/>
                </w:rPr>
                <w:t>5.3</w:t>
              </w:r>
              <w:r w:rsidDel="00061DE1">
                <w:rPr>
                  <w:rFonts w:ascii="Times New Roman" w:hAnsi="Times New Roman" w:cs="Times New Roman"/>
                </w:rPr>
                <w:t xml:space="preserve">%) </w:t>
              </w:r>
              <w:r w:rsidR="00CA26AE" w:rsidDel="00061DE1">
                <w:rPr>
                  <w:rFonts w:ascii="Times New Roman" w:hAnsi="Times New Roman" w:cs="Times New Roman"/>
                </w:rPr>
                <w:t>753</w:t>
              </w:r>
            </w:moveFrom>
          </w:p>
        </w:tc>
        <w:tc>
          <w:tcPr>
            <w:tcW w:w="1353" w:type="dxa"/>
          </w:tcPr>
          <w:p w14:paraId="3AC3CCAE" w14:textId="6F6FC511" w:rsidR="00EA1F3B" w:rsidDel="00061DE1" w:rsidRDefault="00EA1F3B" w:rsidP="006B0568">
            <w:pPr>
              <w:rPr>
                <w:moveFrom w:id="836" w:author="Mahan Dastgiri" w:date="2023-09-27T15:08:00Z"/>
                <w:rFonts w:ascii="Times New Roman" w:hAnsi="Times New Roman" w:cs="Times New Roman"/>
              </w:rPr>
            </w:pPr>
            <w:moveFrom w:id="837" w:author="Mahan Dastgiri" w:date="2023-09-27T15:08:00Z">
              <w:r w:rsidDel="00061DE1">
                <w:rPr>
                  <w:rFonts w:ascii="Times New Roman" w:hAnsi="Times New Roman" w:cs="Times New Roman"/>
                </w:rPr>
                <w:t>0.00</w:t>
              </w:r>
              <w:r w:rsidR="00CA26AE" w:rsidDel="00061DE1">
                <w:rPr>
                  <w:rFonts w:ascii="Times New Roman" w:hAnsi="Times New Roman" w:cs="Times New Roman"/>
                </w:rPr>
                <w:t>05</w:t>
              </w:r>
              <w:r w:rsidDel="00061DE1">
                <w:rPr>
                  <w:rFonts w:ascii="Times New Roman" w:hAnsi="Times New Roman" w:cs="Times New Roman"/>
                </w:rPr>
                <w:t xml:space="preserve"> (</w:t>
              </w:r>
              <w:r w:rsidR="00CA26AE" w:rsidDel="00061DE1">
                <w:rPr>
                  <w:rFonts w:ascii="Times New Roman" w:hAnsi="Times New Roman" w:cs="Times New Roman"/>
                </w:rPr>
                <w:t>19.8</w:t>
              </w:r>
              <w:r w:rsidDel="00061DE1">
                <w:rPr>
                  <w:rFonts w:ascii="Times New Roman" w:hAnsi="Times New Roman" w:cs="Times New Roman"/>
                </w:rPr>
                <w:t xml:space="preserve">%) </w:t>
              </w:r>
              <w:r w:rsidR="00CA26AE" w:rsidDel="00061DE1">
                <w:rPr>
                  <w:rFonts w:ascii="Times New Roman" w:hAnsi="Times New Roman" w:cs="Times New Roman"/>
                </w:rPr>
                <w:t>252</w:t>
              </w:r>
            </w:moveFrom>
          </w:p>
        </w:tc>
        <w:tc>
          <w:tcPr>
            <w:tcW w:w="1353" w:type="dxa"/>
          </w:tcPr>
          <w:p w14:paraId="0490066E" w14:textId="513753A1" w:rsidR="00EA1F3B" w:rsidDel="00061DE1" w:rsidRDefault="00EA1F3B" w:rsidP="006B0568">
            <w:pPr>
              <w:rPr>
                <w:moveFrom w:id="838" w:author="Mahan Dastgiri" w:date="2023-09-27T15:08:00Z"/>
                <w:rFonts w:ascii="Times New Roman" w:hAnsi="Times New Roman" w:cs="Times New Roman"/>
              </w:rPr>
            </w:pPr>
            <w:moveFrom w:id="839" w:author="Mahan Dastgiri" w:date="2023-09-27T15:08:00Z">
              <w:r w:rsidDel="00061DE1">
                <w:rPr>
                  <w:rFonts w:ascii="Times New Roman" w:hAnsi="Times New Roman" w:cs="Times New Roman"/>
                </w:rPr>
                <w:t>0.00</w:t>
              </w:r>
              <w:r w:rsidR="00CA26AE" w:rsidDel="00061DE1">
                <w:rPr>
                  <w:rFonts w:ascii="Times New Roman" w:hAnsi="Times New Roman" w:cs="Times New Roman"/>
                </w:rPr>
                <w:t>08</w:t>
              </w:r>
              <w:r w:rsidDel="00061DE1">
                <w:rPr>
                  <w:rFonts w:ascii="Times New Roman" w:hAnsi="Times New Roman" w:cs="Times New Roman"/>
                </w:rPr>
                <w:t xml:space="preserve"> (2</w:t>
              </w:r>
              <w:r w:rsidR="00CA26AE" w:rsidDel="00061DE1">
                <w:rPr>
                  <w:rFonts w:ascii="Times New Roman" w:hAnsi="Times New Roman" w:cs="Times New Roman"/>
                </w:rPr>
                <w:t>4.1</w:t>
              </w:r>
              <w:r w:rsidDel="00061DE1">
                <w:rPr>
                  <w:rFonts w:ascii="Times New Roman" w:hAnsi="Times New Roman" w:cs="Times New Roman"/>
                </w:rPr>
                <w:t xml:space="preserve">%) </w:t>
              </w:r>
              <w:r w:rsidR="00CA26AE" w:rsidDel="00061DE1">
                <w:rPr>
                  <w:rFonts w:ascii="Times New Roman" w:hAnsi="Times New Roman" w:cs="Times New Roman"/>
                </w:rPr>
                <w:t>435</w:t>
              </w:r>
            </w:moveFrom>
          </w:p>
        </w:tc>
      </w:tr>
      <w:tr w:rsidR="00EA1F3B" w:rsidDel="00061DE1" w14:paraId="1F266B21" w14:textId="3DD3ED3D" w:rsidTr="00EA1F3B">
        <w:tc>
          <w:tcPr>
            <w:tcW w:w="1514" w:type="dxa"/>
          </w:tcPr>
          <w:p w14:paraId="125799C3" w14:textId="71F7ADE2" w:rsidR="00EA1F3B" w:rsidDel="00061DE1" w:rsidRDefault="00EA1F3B" w:rsidP="006B0568">
            <w:pPr>
              <w:rPr>
                <w:moveFrom w:id="840" w:author="Mahan Dastgiri" w:date="2023-09-27T15:08:00Z"/>
                <w:rFonts w:ascii="Times New Roman" w:hAnsi="Times New Roman" w:cs="Times New Roman"/>
              </w:rPr>
            </w:pPr>
            <w:moveFrom w:id="841" w:author="Mahan Dastgiri" w:date="2023-09-27T15:08:00Z">
              <w:r w:rsidDel="00061DE1">
                <w:rPr>
                  <w:rFonts w:ascii="Times New Roman" w:hAnsi="Times New Roman" w:cs="Times New Roman"/>
                </w:rPr>
                <w:t>Unstimulated</w:t>
              </w:r>
            </w:moveFrom>
          </w:p>
        </w:tc>
        <w:tc>
          <w:tcPr>
            <w:tcW w:w="1352" w:type="dxa"/>
          </w:tcPr>
          <w:p w14:paraId="45B27B65" w14:textId="14620204" w:rsidR="00EA1F3B" w:rsidDel="00061DE1" w:rsidRDefault="00EA1F3B" w:rsidP="006B0568">
            <w:pPr>
              <w:rPr>
                <w:moveFrom w:id="842" w:author="Mahan Dastgiri" w:date="2023-09-27T15:08:00Z"/>
                <w:rFonts w:ascii="Times New Roman" w:hAnsi="Times New Roman" w:cs="Times New Roman"/>
              </w:rPr>
            </w:pPr>
            <w:moveFrom w:id="843" w:author="Mahan Dastgiri" w:date="2023-09-27T15:08:00Z">
              <w:r w:rsidDel="00061DE1">
                <w:rPr>
                  <w:rFonts w:ascii="Times New Roman" w:hAnsi="Times New Roman" w:cs="Times New Roman"/>
                </w:rPr>
                <w:t>0.00</w:t>
              </w:r>
              <w:r w:rsidR="00CA26AE" w:rsidDel="00061DE1">
                <w:rPr>
                  <w:rFonts w:ascii="Times New Roman" w:hAnsi="Times New Roman" w:cs="Times New Roman"/>
                </w:rPr>
                <w:t>46</w:t>
              </w:r>
              <w:r w:rsidDel="00061DE1">
                <w:rPr>
                  <w:rFonts w:ascii="Times New Roman" w:hAnsi="Times New Roman" w:cs="Times New Roman"/>
                </w:rPr>
                <w:t xml:space="preserve"> (73.</w:t>
              </w:r>
              <w:r w:rsidR="00CA26AE" w:rsidDel="00061DE1">
                <w:rPr>
                  <w:rFonts w:ascii="Times New Roman" w:hAnsi="Times New Roman" w:cs="Times New Roman"/>
                </w:rPr>
                <w:t>4</w:t>
              </w:r>
              <w:r w:rsidDel="00061DE1">
                <w:rPr>
                  <w:rFonts w:ascii="Times New Roman" w:hAnsi="Times New Roman" w:cs="Times New Roman"/>
                </w:rPr>
                <w:t xml:space="preserve">%) </w:t>
              </w:r>
              <w:r w:rsidR="00CA26AE" w:rsidDel="00061DE1">
                <w:rPr>
                  <w:rFonts w:ascii="Times New Roman" w:hAnsi="Times New Roman" w:cs="Times New Roman"/>
                </w:rPr>
                <w:t>4269</w:t>
              </w:r>
            </w:moveFrom>
          </w:p>
        </w:tc>
        <w:tc>
          <w:tcPr>
            <w:tcW w:w="1353" w:type="dxa"/>
          </w:tcPr>
          <w:p w14:paraId="6B34BC50" w14:textId="03192ED2" w:rsidR="00EA1F3B" w:rsidDel="00061DE1" w:rsidRDefault="00EA1F3B" w:rsidP="006B0568">
            <w:pPr>
              <w:rPr>
                <w:moveFrom w:id="844" w:author="Mahan Dastgiri" w:date="2023-09-27T15:08:00Z"/>
                <w:rFonts w:ascii="Times New Roman" w:hAnsi="Times New Roman" w:cs="Times New Roman"/>
              </w:rPr>
            </w:pPr>
            <w:moveFrom w:id="845" w:author="Mahan Dastgiri" w:date="2023-09-27T15:08:00Z">
              <w:r w:rsidDel="00061DE1">
                <w:rPr>
                  <w:rFonts w:ascii="Times New Roman" w:hAnsi="Times New Roman" w:cs="Times New Roman"/>
                </w:rPr>
                <w:t>0.005</w:t>
              </w:r>
              <w:r w:rsidR="00CA26AE" w:rsidDel="00061DE1">
                <w:rPr>
                  <w:rFonts w:ascii="Times New Roman" w:hAnsi="Times New Roman" w:cs="Times New Roman"/>
                </w:rPr>
                <w:t>6</w:t>
              </w:r>
              <w:r w:rsidDel="00061DE1">
                <w:rPr>
                  <w:rFonts w:ascii="Times New Roman" w:hAnsi="Times New Roman" w:cs="Times New Roman"/>
                </w:rPr>
                <w:t xml:space="preserve"> (7</w:t>
              </w:r>
              <w:r w:rsidR="00CA26AE" w:rsidDel="00061DE1">
                <w:rPr>
                  <w:rFonts w:ascii="Times New Roman" w:hAnsi="Times New Roman" w:cs="Times New Roman"/>
                </w:rPr>
                <w:t>4.5</w:t>
              </w:r>
              <w:r w:rsidDel="00061DE1">
                <w:rPr>
                  <w:rFonts w:ascii="Times New Roman" w:hAnsi="Times New Roman" w:cs="Times New Roman"/>
                </w:rPr>
                <w:t>%) 5</w:t>
              </w:r>
              <w:r w:rsidR="00CA26AE" w:rsidDel="00061DE1">
                <w:rPr>
                  <w:rFonts w:ascii="Times New Roman" w:hAnsi="Times New Roman" w:cs="Times New Roman"/>
                </w:rPr>
                <w:t>196</w:t>
              </w:r>
            </w:moveFrom>
          </w:p>
        </w:tc>
        <w:tc>
          <w:tcPr>
            <w:tcW w:w="1353" w:type="dxa"/>
          </w:tcPr>
          <w:p w14:paraId="6129351B" w14:textId="78874439" w:rsidR="00EA1F3B" w:rsidDel="00061DE1" w:rsidRDefault="00EA1F3B" w:rsidP="006B0568">
            <w:pPr>
              <w:rPr>
                <w:moveFrom w:id="846" w:author="Mahan Dastgiri" w:date="2023-09-27T15:08:00Z"/>
                <w:rFonts w:ascii="Times New Roman" w:hAnsi="Times New Roman" w:cs="Times New Roman"/>
              </w:rPr>
            </w:pPr>
            <w:moveFrom w:id="847" w:author="Mahan Dastgiri" w:date="2023-09-27T15:08:00Z">
              <w:r w:rsidDel="00061DE1">
                <w:rPr>
                  <w:rFonts w:ascii="Times New Roman" w:hAnsi="Times New Roman" w:cs="Times New Roman"/>
                </w:rPr>
                <w:t>0.00</w:t>
              </w:r>
              <w:r w:rsidR="00CA26AE" w:rsidDel="00061DE1">
                <w:rPr>
                  <w:rFonts w:ascii="Times New Roman" w:hAnsi="Times New Roman" w:cs="Times New Roman"/>
                </w:rPr>
                <w:t>11</w:t>
              </w:r>
              <w:r w:rsidDel="00061DE1">
                <w:rPr>
                  <w:rFonts w:ascii="Times New Roman" w:hAnsi="Times New Roman" w:cs="Times New Roman"/>
                </w:rPr>
                <w:t xml:space="preserve"> (7</w:t>
              </w:r>
              <w:r w:rsidR="00CA26AE" w:rsidDel="00061DE1">
                <w:rPr>
                  <w:rFonts w:ascii="Times New Roman" w:hAnsi="Times New Roman" w:cs="Times New Roman"/>
                </w:rPr>
                <w:t>3.1</w:t>
              </w:r>
              <w:r w:rsidDel="00061DE1">
                <w:rPr>
                  <w:rFonts w:ascii="Times New Roman" w:hAnsi="Times New Roman" w:cs="Times New Roman"/>
                </w:rPr>
                <w:t xml:space="preserve">%) </w:t>
              </w:r>
              <w:r w:rsidR="00CA26AE" w:rsidDel="00061DE1">
                <w:rPr>
                  <w:rFonts w:ascii="Times New Roman" w:hAnsi="Times New Roman" w:cs="Times New Roman"/>
                </w:rPr>
                <w:t>1043</w:t>
              </w:r>
            </w:moveFrom>
          </w:p>
        </w:tc>
        <w:tc>
          <w:tcPr>
            <w:tcW w:w="1352" w:type="dxa"/>
          </w:tcPr>
          <w:p w14:paraId="04E74A2B" w14:textId="414200C1" w:rsidR="00EA1F3B" w:rsidDel="00061DE1" w:rsidRDefault="00EA1F3B" w:rsidP="006B0568">
            <w:pPr>
              <w:rPr>
                <w:moveFrom w:id="848" w:author="Mahan Dastgiri" w:date="2023-09-27T15:08:00Z"/>
                <w:rFonts w:ascii="Times New Roman" w:hAnsi="Times New Roman" w:cs="Times New Roman"/>
              </w:rPr>
            </w:pPr>
            <w:moveFrom w:id="849" w:author="Mahan Dastgiri" w:date="2023-09-27T15:08:00Z">
              <w:r w:rsidDel="00061DE1">
                <w:rPr>
                  <w:rFonts w:ascii="Times New Roman" w:hAnsi="Times New Roman" w:cs="Times New Roman"/>
                </w:rPr>
                <w:t>0.00</w:t>
              </w:r>
              <w:r w:rsidR="00CA26AE" w:rsidDel="00061DE1">
                <w:rPr>
                  <w:rFonts w:ascii="Times New Roman" w:hAnsi="Times New Roman" w:cs="Times New Roman"/>
                </w:rPr>
                <w:t>24</w:t>
              </w:r>
              <w:r w:rsidDel="00061DE1">
                <w:rPr>
                  <w:rFonts w:ascii="Times New Roman" w:hAnsi="Times New Roman" w:cs="Times New Roman"/>
                </w:rPr>
                <w:t xml:space="preserve"> (7</w:t>
              </w:r>
              <w:r w:rsidR="00CA26AE" w:rsidDel="00061DE1">
                <w:rPr>
                  <w:rFonts w:ascii="Times New Roman" w:hAnsi="Times New Roman" w:cs="Times New Roman"/>
                </w:rPr>
                <w:t>4.7</w:t>
              </w:r>
              <w:r w:rsidDel="00061DE1">
                <w:rPr>
                  <w:rFonts w:ascii="Times New Roman" w:hAnsi="Times New Roman" w:cs="Times New Roman"/>
                </w:rPr>
                <w:t xml:space="preserve">%) </w:t>
              </w:r>
              <w:r w:rsidR="00CA26AE" w:rsidDel="00061DE1">
                <w:rPr>
                  <w:rFonts w:ascii="Times New Roman" w:hAnsi="Times New Roman" w:cs="Times New Roman"/>
                </w:rPr>
                <w:t>2225</w:t>
              </w:r>
            </w:moveFrom>
          </w:p>
        </w:tc>
        <w:tc>
          <w:tcPr>
            <w:tcW w:w="1353" w:type="dxa"/>
          </w:tcPr>
          <w:p w14:paraId="381502AD" w14:textId="08087ECE" w:rsidR="00EA1F3B" w:rsidDel="00061DE1" w:rsidRDefault="00EA1F3B" w:rsidP="006B0568">
            <w:pPr>
              <w:rPr>
                <w:moveFrom w:id="850" w:author="Mahan Dastgiri" w:date="2023-09-27T15:08:00Z"/>
                <w:rFonts w:ascii="Times New Roman" w:hAnsi="Times New Roman" w:cs="Times New Roman"/>
              </w:rPr>
            </w:pPr>
            <w:moveFrom w:id="851" w:author="Mahan Dastgiri" w:date="2023-09-27T15:08:00Z">
              <w:r w:rsidDel="00061DE1">
                <w:rPr>
                  <w:rFonts w:ascii="Times New Roman" w:hAnsi="Times New Roman" w:cs="Times New Roman"/>
                </w:rPr>
                <w:t>0.00</w:t>
              </w:r>
              <w:r w:rsidR="00CA26AE" w:rsidDel="00061DE1">
                <w:rPr>
                  <w:rFonts w:ascii="Times New Roman" w:hAnsi="Times New Roman" w:cs="Times New Roman"/>
                </w:rPr>
                <w:t>11</w:t>
              </w:r>
              <w:r w:rsidDel="00061DE1">
                <w:rPr>
                  <w:rFonts w:ascii="Times New Roman" w:hAnsi="Times New Roman" w:cs="Times New Roman"/>
                </w:rPr>
                <w:t xml:space="preserve"> (</w:t>
              </w:r>
              <w:r w:rsidR="00CA26AE" w:rsidDel="00061DE1">
                <w:rPr>
                  <w:rFonts w:ascii="Times New Roman" w:hAnsi="Times New Roman" w:cs="Times New Roman"/>
                </w:rPr>
                <w:t>80.2</w:t>
              </w:r>
              <w:r w:rsidDel="00061DE1">
                <w:rPr>
                  <w:rFonts w:ascii="Times New Roman" w:hAnsi="Times New Roman" w:cs="Times New Roman"/>
                </w:rPr>
                <w:t xml:space="preserve">%) </w:t>
              </w:r>
              <w:r w:rsidR="00CA26AE" w:rsidDel="00061DE1">
                <w:rPr>
                  <w:rFonts w:ascii="Times New Roman" w:hAnsi="Times New Roman" w:cs="Times New Roman"/>
                </w:rPr>
                <w:t>1023</w:t>
              </w:r>
            </w:moveFrom>
          </w:p>
        </w:tc>
        <w:tc>
          <w:tcPr>
            <w:tcW w:w="1353" w:type="dxa"/>
          </w:tcPr>
          <w:p w14:paraId="19148363" w14:textId="06712638" w:rsidR="00EA1F3B" w:rsidDel="00061DE1" w:rsidRDefault="00EA1F3B" w:rsidP="006B0568">
            <w:pPr>
              <w:rPr>
                <w:moveFrom w:id="852" w:author="Mahan Dastgiri" w:date="2023-09-27T15:08:00Z"/>
                <w:rFonts w:ascii="Times New Roman" w:hAnsi="Times New Roman" w:cs="Times New Roman"/>
              </w:rPr>
            </w:pPr>
            <w:moveFrom w:id="853" w:author="Mahan Dastgiri" w:date="2023-09-27T15:08:00Z">
              <w:r w:rsidDel="00061DE1">
                <w:rPr>
                  <w:rFonts w:ascii="Times New Roman" w:hAnsi="Times New Roman" w:cs="Times New Roman"/>
                </w:rPr>
                <w:t>0.00</w:t>
              </w:r>
              <w:r w:rsidR="00CA26AE" w:rsidDel="00061DE1">
                <w:rPr>
                  <w:rFonts w:ascii="Times New Roman" w:hAnsi="Times New Roman" w:cs="Times New Roman"/>
                </w:rPr>
                <w:t>15</w:t>
              </w:r>
              <w:r w:rsidDel="00061DE1">
                <w:rPr>
                  <w:rFonts w:ascii="Times New Roman" w:hAnsi="Times New Roman" w:cs="Times New Roman"/>
                </w:rPr>
                <w:t xml:space="preserve"> (7</w:t>
              </w:r>
              <w:r w:rsidR="00CA26AE" w:rsidDel="00061DE1">
                <w:rPr>
                  <w:rFonts w:ascii="Times New Roman" w:hAnsi="Times New Roman" w:cs="Times New Roman"/>
                </w:rPr>
                <w:t>5.9</w:t>
              </w:r>
              <w:r w:rsidDel="00061DE1">
                <w:rPr>
                  <w:rFonts w:ascii="Times New Roman" w:hAnsi="Times New Roman" w:cs="Times New Roman"/>
                </w:rPr>
                <w:t xml:space="preserve">%) </w:t>
              </w:r>
              <w:r w:rsidR="00CA26AE" w:rsidDel="00061DE1">
                <w:rPr>
                  <w:rFonts w:ascii="Times New Roman" w:hAnsi="Times New Roman" w:cs="Times New Roman"/>
                </w:rPr>
                <w:t>1372</w:t>
              </w:r>
            </w:moveFrom>
          </w:p>
        </w:tc>
      </w:tr>
    </w:tbl>
    <w:p w14:paraId="0BECEA5A" w14:textId="06410E29" w:rsidR="00EA1F3B" w:rsidDel="00061DE1" w:rsidRDefault="00EA1F3B" w:rsidP="004043A5">
      <w:pPr>
        <w:rPr>
          <w:moveFrom w:id="854" w:author="Mahan Dastgiri" w:date="2023-09-27T15:08:00Z"/>
          <w:rFonts w:ascii="Times New Roman" w:hAnsi="Times New Roman" w:cs="Times New Roman"/>
        </w:rPr>
      </w:pPr>
    </w:p>
    <w:moveFromRangeEnd w:id="760"/>
    <w:p w14:paraId="7369E1A5" w14:textId="77777777" w:rsidR="004043A5" w:rsidRPr="0068652B" w:rsidRDefault="004043A5" w:rsidP="0068652B">
      <w:pPr>
        <w:rPr>
          <w:rFonts w:ascii="Times New Roman" w:hAnsi="Times New Roman" w:cs="Times New Roman"/>
          <w:sz w:val="24"/>
          <w:szCs w:val="24"/>
        </w:rPr>
      </w:pPr>
    </w:p>
    <w:p w14:paraId="237A16EB" w14:textId="74A7770F" w:rsidR="00AB6127" w:rsidRDefault="00AB6127" w:rsidP="00A43D9D">
      <w:pPr>
        <w:pStyle w:val="Heading1"/>
      </w:pPr>
      <w:bookmarkStart w:id="855" w:name="_Toc128143907"/>
      <w:bookmarkStart w:id="856" w:name="_Toc137151712"/>
      <w:r>
        <w:t>4</w:t>
      </w:r>
      <w:r w:rsidR="00A52D60">
        <w:t>.</w:t>
      </w:r>
      <w:r>
        <w:t xml:space="preserve"> Discussion</w:t>
      </w:r>
      <w:bookmarkEnd w:id="855"/>
      <w:bookmarkEnd w:id="856"/>
    </w:p>
    <w:p w14:paraId="5D747067" w14:textId="1E1154BC" w:rsidR="00A43D9D" w:rsidRDefault="00B16D64" w:rsidP="007812FA">
      <w:pPr>
        <w:rPr>
          <w:ins w:id="857" w:author="Rebecca Mary Peter" w:date="2023-09-23T23:22:00Z"/>
          <w:rFonts w:ascii="Times New Roman" w:hAnsi="Times New Roman" w:cs="Times New Roman"/>
          <w:sz w:val="24"/>
          <w:szCs w:val="24"/>
        </w:rPr>
      </w:pPr>
      <w:r>
        <w:rPr>
          <w:rFonts w:ascii="Times New Roman" w:hAnsi="Times New Roman" w:cs="Times New Roman"/>
          <w:sz w:val="24"/>
          <w:szCs w:val="24"/>
        </w:rPr>
        <w:t>Gating approach to flow data cytometry was determined in part by biology but also by limitation of computing power and tools that would allow multidimensional data visualization and analysis. Plotting and clustering such data two dimensions at the time went around these limitations. However</w:t>
      </w:r>
      <w:r w:rsidR="00A52D60">
        <w:rPr>
          <w:rFonts w:ascii="Times New Roman" w:hAnsi="Times New Roman" w:cs="Times New Roman"/>
          <w:sz w:val="24"/>
          <w:szCs w:val="24"/>
        </w:rPr>
        <w:t xml:space="preserve">, such projections can present severely distorted images of a multidimensional object, masking important patterns. Additionally, results from manual gating are highly dependent on the investigator’s perception and </w:t>
      </w:r>
      <w:r w:rsidR="00DE7173">
        <w:rPr>
          <w:rFonts w:ascii="Times New Roman" w:hAnsi="Times New Roman" w:cs="Times New Roman"/>
          <w:sz w:val="24"/>
          <w:szCs w:val="24"/>
        </w:rPr>
        <w:t>experience and</w:t>
      </w:r>
      <w:r w:rsidR="00A52D60">
        <w:rPr>
          <w:rFonts w:ascii="Times New Roman" w:hAnsi="Times New Roman" w:cs="Times New Roman"/>
          <w:sz w:val="24"/>
          <w:szCs w:val="24"/>
        </w:rPr>
        <w:t xml:space="preserve"> are almost certainly non-reproducible. Automated gating can improve </w:t>
      </w:r>
      <w:r w:rsidR="00DE7173">
        <w:rPr>
          <w:rFonts w:ascii="Times New Roman" w:hAnsi="Times New Roman" w:cs="Times New Roman"/>
          <w:sz w:val="24"/>
          <w:szCs w:val="24"/>
        </w:rPr>
        <w:t>reproducibility,</w:t>
      </w:r>
      <w:r w:rsidR="00A52D60">
        <w:rPr>
          <w:rFonts w:ascii="Times New Roman" w:hAnsi="Times New Roman" w:cs="Times New Roman"/>
          <w:sz w:val="24"/>
          <w:szCs w:val="24"/>
        </w:rPr>
        <w:t xml:space="preserve"> but </w:t>
      </w:r>
      <w:r w:rsidR="00DE7173">
        <w:rPr>
          <w:rFonts w:ascii="Times New Roman" w:hAnsi="Times New Roman" w:cs="Times New Roman"/>
          <w:sz w:val="24"/>
          <w:szCs w:val="24"/>
        </w:rPr>
        <w:t xml:space="preserve">it still does not address the dimensionality issue. In this worked, we stepped back from gating and instead examined the data in its true dimensional space. Applying data nuggets reduced the amount of data by grouping individual cells into typical groups. Projection pursuit found optimal projections that revealed the most information about the data. Finally, by comparing projections of samples with different treatments, we identified cell subpopulations that had significantly different densities between the treatment groups. Some of these subgroups were identifiable using </w:t>
      </w:r>
      <w:r w:rsidR="00BC604A">
        <w:rPr>
          <w:rFonts w:ascii="Times New Roman" w:hAnsi="Times New Roman" w:cs="Times New Roman"/>
          <w:sz w:val="24"/>
          <w:szCs w:val="24"/>
        </w:rPr>
        <w:t>current classification of immune cells based on surface markers and physical characteristics of the cells while several of the subgroups could represent new subtypes or reveal previously unknown mechanism. The latter would require more careful examination and interpretation by biologists, as well as conformation from other data sets.</w:t>
      </w:r>
      <w:ins w:id="858" w:author="Rebecca Mary Peter" w:date="2023-09-23T23:22:00Z">
        <w:r w:rsidR="00834D42">
          <w:rPr>
            <w:rFonts w:ascii="Times New Roman" w:hAnsi="Times New Roman" w:cs="Times New Roman"/>
            <w:sz w:val="24"/>
            <w:szCs w:val="24"/>
          </w:rPr>
          <w:t xml:space="preserve"> </w:t>
        </w:r>
      </w:ins>
    </w:p>
    <w:p w14:paraId="43CA012A" w14:textId="7AAB8D12" w:rsidR="00834D42" w:rsidRDefault="00834D42" w:rsidP="007812FA">
      <w:pPr>
        <w:rPr>
          <w:rFonts w:ascii="Times New Roman" w:hAnsi="Times New Roman" w:cs="Times New Roman"/>
          <w:sz w:val="24"/>
          <w:szCs w:val="24"/>
        </w:rPr>
      </w:pPr>
      <w:ins w:id="859" w:author="Rebecca Mary Peter" w:date="2023-09-23T23:23:00Z">
        <w:del w:id="860" w:author="Mahan Dastgiri" w:date="2023-09-25T16:33:00Z">
          <w:r w:rsidDel="008C0786">
            <w:rPr>
              <w:rFonts w:ascii="Times New Roman" w:hAnsi="Times New Roman" w:cs="Times New Roman"/>
              <w:sz w:val="24"/>
              <w:szCs w:val="24"/>
            </w:rPr>
            <w:delText xml:space="preserve">An optimized experimental design is incomplete </w:delText>
          </w:r>
        </w:del>
      </w:ins>
      <w:ins w:id="861" w:author="Rebecca Mary Peter" w:date="2023-09-23T23:24:00Z">
        <w:del w:id="862" w:author="Mahan Dastgiri" w:date="2023-09-25T16:33:00Z">
          <w:r w:rsidR="00344E62" w:rsidDel="008C0786">
            <w:rPr>
              <w:rFonts w:ascii="Times New Roman" w:hAnsi="Times New Roman" w:cs="Times New Roman"/>
              <w:sz w:val="24"/>
              <w:szCs w:val="24"/>
            </w:rPr>
            <w:delText xml:space="preserve">without a good knowledge of flow cytometer </w:delText>
          </w:r>
        </w:del>
      </w:ins>
      <w:ins w:id="863" w:author="Rebecca Mary Peter" w:date="2023-09-23T23:26:00Z">
        <w:del w:id="864" w:author="Mahan Dastgiri" w:date="2023-09-25T16:33:00Z">
          <w:r w:rsidR="00344E62" w:rsidDel="008C0786">
            <w:rPr>
              <w:rFonts w:ascii="Times New Roman" w:hAnsi="Times New Roman" w:cs="Times New Roman"/>
              <w:sz w:val="24"/>
              <w:szCs w:val="24"/>
            </w:rPr>
            <w:delText>and standardized data analysis. For example,</w:delText>
          </w:r>
        </w:del>
      </w:ins>
      <w:ins w:id="865" w:author="Rebecca Mary Peter" w:date="2023-09-23T23:38:00Z">
        <w:del w:id="866" w:author="Mahan Dastgiri" w:date="2023-09-25T16:33:00Z">
          <w:r w:rsidR="00EB7BC0" w:rsidDel="008C0786">
            <w:rPr>
              <w:rFonts w:ascii="Times New Roman" w:hAnsi="Times New Roman" w:cs="Times New Roman"/>
              <w:sz w:val="24"/>
              <w:szCs w:val="24"/>
            </w:rPr>
            <w:delText xml:space="preserve"> identificat</w:delText>
          </w:r>
        </w:del>
      </w:ins>
      <w:ins w:id="867" w:author="Rebecca Mary Peter" w:date="2023-09-23T23:40:00Z">
        <w:del w:id="868" w:author="Mahan Dastgiri" w:date="2023-09-25T16:33:00Z">
          <w:r w:rsidR="00EB7BC0" w:rsidDel="008C0786">
            <w:rPr>
              <w:rFonts w:ascii="Times New Roman" w:hAnsi="Times New Roman" w:cs="Times New Roman"/>
              <w:sz w:val="24"/>
              <w:szCs w:val="24"/>
            </w:rPr>
            <w:delText xml:space="preserve">ion of specific subsets of cells in </w:delText>
          </w:r>
        </w:del>
      </w:ins>
      <w:ins w:id="869" w:author="Rebecca Mary Peter" w:date="2023-09-23T23:41:00Z">
        <w:del w:id="870" w:author="Mahan Dastgiri" w:date="2023-09-25T16:33:00Z">
          <w:r w:rsidR="00EB7BC0" w:rsidDel="008C0786">
            <w:rPr>
              <w:rFonts w:ascii="Times New Roman" w:hAnsi="Times New Roman" w:cs="Times New Roman"/>
              <w:sz w:val="24"/>
              <w:szCs w:val="24"/>
            </w:rPr>
            <w:delText>normal and pathological conditions</w:delText>
          </w:r>
        </w:del>
      </w:ins>
      <w:ins w:id="871" w:author="Rebecca Mary Peter" w:date="2023-09-23T23:42:00Z">
        <w:del w:id="872" w:author="Mahan Dastgiri" w:date="2023-09-25T16:33:00Z">
          <w:r w:rsidR="00EB7BC0" w:rsidDel="008C0786">
            <w:rPr>
              <w:rFonts w:ascii="Times New Roman" w:hAnsi="Times New Roman" w:cs="Times New Roman"/>
              <w:sz w:val="24"/>
              <w:szCs w:val="24"/>
            </w:rPr>
            <w:delText xml:space="preserve"> with unique biological functions</w:delText>
          </w:r>
        </w:del>
      </w:ins>
      <w:ins w:id="873" w:author="Rebecca Mary Peter" w:date="2023-09-23T23:36:00Z">
        <w:del w:id="874" w:author="Mahan Dastgiri" w:date="2023-09-25T16:33:00Z">
          <w:r w:rsidR="00EB7BC0" w:rsidDel="008C0786">
            <w:rPr>
              <w:rFonts w:ascii="Times New Roman" w:hAnsi="Times New Roman" w:cs="Times New Roman"/>
              <w:sz w:val="24"/>
              <w:szCs w:val="24"/>
            </w:rPr>
            <w:delText xml:space="preserve">, considering enormous heterogeneity of cells. </w:delText>
          </w:r>
        </w:del>
      </w:ins>
      <w:ins w:id="875" w:author="Rebecca Mary Peter" w:date="2023-09-23T23:45:00Z">
        <w:r w:rsidR="00EB7BC0">
          <w:rPr>
            <w:rFonts w:ascii="Times New Roman" w:hAnsi="Times New Roman" w:cs="Times New Roman"/>
            <w:sz w:val="24"/>
            <w:szCs w:val="24"/>
          </w:rPr>
          <w:t xml:space="preserve">This </w:t>
        </w:r>
      </w:ins>
      <w:ins w:id="876" w:author="Mahan Dastgiri" w:date="2023-09-25T16:29:00Z">
        <w:r w:rsidR="008C0786">
          <w:rPr>
            <w:rFonts w:ascii="Times New Roman" w:hAnsi="Times New Roman" w:cs="Times New Roman"/>
            <w:sz w:val="24"/>
            <w:szCs w:val="24"/>
          </w:rPr>
          <w:t>methodology has the potential</w:t>
        </w:r>
      </w:ins>
      <w:ins w:id="877" w:author="Rebecca Mary Peter" w:date="2023-09-23T23:45:00Z">
        <w:del w:id="878" w:author="Mahan Dastgiri" w:date="2023-09-25T16:29:00Z">
          <w:r w:rsidR="00EB7BC0" w:rsidDel="008C0786">
            <w:rPr>
              <w:rFonts w:ascii="Times New Roman" w:hAnsi="Times New Roman" w:cs="Times New Roman"/>
              <w:sz w:val="24"/>
              <w:szCs w:val="24"/>
            </w:rPr>
            <w:delText>study</w:delText>
          </w:r>
        </w:del>
        <w:r w:rsidR="00EB7BC0">
          <w:rPr>
            <w:rFonts w:ascii="Times New Roman" w:hAnsi="Times New Roman" w:cs="Times New Roman"/>
            <w:sz w:val="24"/>
            <w:szCs w:val="24"/>
          </w:rPr>
          <w:t xml:space="preserve"> </w:t>
        </w:r>
      </w:ins>
      <w:ins w:id="879" w:author="Mahan Dastgiri" w:date="2023-09-25T16:29:00Z">
        <w:r w:rsidR="008C0786">
          <w:rPr>
            <w:rFonts w:ascii="Times New Roman" w:hAnsi="Times New Roman" w:cs="Times New Roman"/>
            <w:sz w:val="24"/>
            <w:szCs w:val="24"/>
          </w:rPr>
          <w:t>to</w:t>
        </w:r>
      </w:ins>
      <w:ins w:id="880" w:author="Rebecca Mary Peter" w:date="2023-09-23T23:45:00Z">
        <w:del w:id="881" w:author="Mahan Dastgiri" w:date="2023-09-25T16:29:00Z">
          <w:r w:rsidR="00EB7BC0" w:rsidDel="008C0786">
            <w:rPr>
              <w:rFonts w:ascii="Times New Roman" w:hAnsi="Times New Roman" w:cs="Times New Roman"/>
              <w:sz w:val="24"/>
              <w:szCs w:val="24"/>
            </w:rPr>
            <w:delText>will</w:delText>
          </w:r>
        </w:del>
        <w:r w:rsidR="00EB7BC0">
          <w:rPr>
            <w:rFonts w:ascii="Times New Roman" w:hAnsi="Times New Roman" w:cs="Times New Roman"/>
            <w:sz w:val="24"/>
            <w:szCs w:val="24"/>
          </w:rPr>
          <w:t xml:space="preserve"> </w:t>
        </w:r>
      </w:ins>
      <w:ins w:id="882" w:author="Mahan Dastgiri" w:date="2023-09-25T16:29:00Z">
        <w:r w:rsidR="008C0786">
          <w:rPr>
            <w:rFonts w:ascii="Times New Roman" w:hAnsi="Times New Roman" w:cs="Times New Roman"/>
            <w:sz w:val="24"/>
            <w:szCs w:val="24"/>
          </w:rPr>
          <w:t>create</w:t>
        </w:r>
      </w:ins>
      <w:ins w:id="883" w:author="Rebecca Mary Peter" w:date="2023-09-23T23:45:00Z">
        <w:del w:id="884" w:author="Mahan Dastgiri" w:date="2023-09-25T16:29:00Z">
          <w:r w:rsidR="00EB7BC0" w:rsidDel="008C0786">
            <w:rPr>
              <w:rFonts w:ascii="Times New Roman" w:hAnsi="Times New Roman" w:cs="Times New Roman"/>
              <w:sz w:val="24"/>
              <w:szCs w:val="24"/>
            </w:rPr>
            <w:delText>provide</w:delText>
          </w:r>
        </w:del>
        <w:r w:rsidR="00EB7BC0">
          <w:rPr>
            <w:rFonts w:ascii="Times New Roman" w:hAnsi="Times New Roman" w:cs="Times New Roman"/>
            <w:sz w:val="24"/>
            <w:szCs w:val="24"/>
          </w:rPr>
          <w:t xml:space="preserve"> a platform </w:t>
        </w:r>
      </w:ins>
      <w:ins w:id="885" w:author="Mahan Dastgiri" w:date="2023-09-25T16:29:00Z">
        <w:r w:rsidR="008C0786">
          <w:rPr>
            <w:rFonts w:ascii="Times New Roman" w:hAnsi="Times New Roman" w:cs="Times New Roman"/>
            <w:sz w:val="24"/>
            <w:szCs w:val="24"/>
          </w:rPr>
          <w:t>for</w:t>
        </w:r>
      </w:ins>
      <w:ins w:id="886" w:author="Rebecca Mary Peter" w:date="2023-09-23T23:45:00Z">
        <w:del w:id="887" w:author="Mahan Dastgiri" w:date="2023-09-25T16:29:00Z">
          <w:r w:rsidR="00EB7BC0" w:rsidDel="008C0786">
            <w:rPr>
              <w:rFonts w:ascii="Times New Roman" w:hAnsi="Times New Roman" w:cs="Times New Roman"/>
              <w:sz w:val="24"/>
              <w:szCs w:val="24"/>
            </w:rPr>
            <w:delText>to</w:delText>
          </w:r>
        </w:del>
        <w:r w:rsidR="00EB7BC0">
          <w:rPr>
            <w:rFonts w:ascii="Times New Roman" w:hAnsi="Times New Roman" w:cs="Times New Roman"/>
            <w:sz w:val="24"/>
            <w:szCs w:val="24"/>
          </w:rPr>
          <w:t xml:space="preserve"> analy</w:t>
        </w:r>
      </w:ins>
      <w:ins w:id="888" w:author="Mahan Dastgiri" w:date="2023-09-25T16:29:00Z">
        <w:r w:rsidR="008C0786">
          <w:rPr>
            <w:rFonts w:ascii="Times New Roman" w:hAnsi="Times New Roman" w:cs="Times New Roman"/>
            <w:sz w:val="24"/>
            <w:szCs w:val="24"/>
          </w:rPr>
          <w:t>zing</w:t>
        </w:r>
      </w:ins>
      <w:ins w:id="889" w:author="Rebecca Mary Peter" w:date="2023-09-23T23:46:00Z">
        <w:del w:id="890" w:author="Mahan Dastgiri" w:date="2023-09-25T16:29:00Z">
          <w:r w:rsidR="00EB7BC0" w:rsidDel="008C0786">
            <w:rPr>
              <w:rFonts w:ascii="Times New Roman" w:hAnsi="Times New Roman" w:cs="Times New Roman"/>
              <w:sz w:val="24"/>
              <w:szCs w:val="24"/>
            </w:rPr>
            <w:delText>ze</w:delText>
          </w:r>
        </w:del>
        <w:r w:rsidR="00EB7BC0">
          <w:rPr>
            <w:rFonts w:ascii="Times New Roman" w:hAnsi="Times New Roman" w:cs="Times New Roman"/>
            <w:sz w:val="24"/>
            <w:szCs w:val="24"/>
          </w:rPr>
          <w:t xml:space="preserve"> large and complex data</w:t>
        </w:r>
        <w:r w:rsidR="00CF7F6A">
          <w:rPr>
            <w:rFonts w:ascii="Times New Roman" w:hAnsi="Times New Roman" w:cs="Times New Roman"/>
            <w:sz w:val="24"/>
            <w:szCs w:val="24"/>
          </w:rPr>
          <w:t xml:space="preserve"> </w:t>
        </w:r>
      </w:ins>
      <w:ins w:id="891" w:author="Rebecca Mary Peter" w:date="2023-09-23T23:47:00Z">
        <w:r w:rsidR="00CF7F6A">
          <w:rPr>
            <w:rFonts w:ascii="Times New Roman" w:hAnsi="Times New Roman" w:cs="Times New Roman"/>
            <w:sz w:val="24"/>
            <w:szCs w:val="24"/>
          </w:rPr>
          <w:t xml:space="preserve">revealing multiple aspects of </w:t>
        </w:r>
      </w:ins>
      <w:ins w:id="892" w:author="Rebecca Mary Peter" w:date="2023-09-23T23:48:00Z">
        <w:r w:rsidR="00CF7F6A">
          <w:rPr>
            <w:rFonts w:ascii="Times New Roman" w:hAnsi="Times New Roman" w:cs="Times New Roman"/>
            <w:sz w:val="24"/>
            <w:szCs w:val="24"/>
          </w:rPr>
          <w:t xml:space="preserve">immune system and disease biology </w:t>
        </w:r>
      </w:ins>
      <w:ins w:id="893" w:author="Rebecca Mary Peter" w:date="2023-09-23T23:49:00Z">
        <w:r w:rsidR="00CF7F6A">
          <w:rPr>
            <w:rFonts w:ascii="Times New Roman" w:hAnsi="Times New Roman" w:cs="Times New Roman"/>
            <w:sz w:val="24"/>
            <w:szCs w:val="24"/>
          </w:rPr>
          <w:t>such as cytokine release by stimulated immune cells</w:t>
        </w:r>
      </w:ins>
      <w:ins w:id="894" w:author="Rebecca Mary Peter" w:date="2023-09-23T23:50:00Z">
        <w:r w:rsidR="00CF7F6A">
          <w:rPr>
            <w:rFonts w:ascii="Times New Roman" w:hAnsi="Times New Roman" w:cs="Times New Roman"/>
            <w:sz w:val="24"/>
            <w:szCs w:val="24"/>
          </w:rPr>
          <w:t>, different states of signal transduction pathways and complex cell functions.</w:t>
        </w:r>
      </w:ins>
      <w:ins w:id="895" w:author="Mahan Dastgiri" w:date="2023-09-25T16:33:00Z">
        <w:r w:rsidR="008C0786">
          <w:rPr>
            <w:rFonts w:ascii="Times New Roman" w:hAnsi="Times New Roman" w:cs="Times New Roman"/>
            <w:sz w:val="24"/>
            <w:szCs w:val="24"/>
          </w:rPr>
          <w:t xml:space="preserve"> </w:t>
        </w:r>
      </w:ins>
      <w:ins w:id="896" w:author="Mahan Dastgiri" w:date="2023-09-25T16:36:00Z">
        <w:r w:rsidR="008C0786">
          <w:rPr>
            <w:rFonts w:ascii="Times New Roman" w:hAnsi="Times New Roman" w:cs="Times New Roman"/>
            <w:sz w:val="24"/>
            <w:szCs w:val="24"/>
          </w:rPr>
          <w:t xml:space="preserve">It can help </w:t>
        </w:r>
      </w:ins>
      <w:ins w:id="897" w:author="Mahan Dastgiri" w:date="2023-09-25T16:33:00Z">
        <w:r w:rsidR="008C0786">
          <w:rPr>
            <w:rFonts w:ascii="Times New Roman" w:hAnsi="Times New Roman" w:cs="Times New Roman"/>
            <w:sz w:val="24"/>
            <w:szCs w:val="24"/>
          </w:rPr>
          <w:t>identif</w:t>
        </w:r>
      </w:ins>
      <w:ins w:id="898" w:author="Mahan Dastgiri" w:date="2023-09-25T16:36:00Z">
        <w:r w:rsidR="008C0786">
          <w:rPr>
            <w:rFonts w:ascii="Times New Roman" w:hAnsi="Times New Roman" w:cs="Times New Roman"/>
            <w:sz w:val="24"/>
            <w:szCs w:val="24"/>
          </w:rPr>
          <w:t>y</w:t>
        </w:r>
      </w:ins>
      <w:ins w:id="899" w:author="Mahan Dastgiri" w:date="2023-09-25T16:33:00Z">
        <w:r w:rsidR="008C0786">
          <w:rPr>
            <w:rFonts w:ascii="Times New Roman" w:hAnsi="Times New Roman" w:cs="Times New Roman"/>
            <w:sz w:val="24"/>
            <w:szCs w:val="24"/>
          </w:rPr>
          <w:t xml:space="preserve"> specific subsets of cells in normal and pathological conditions with unique biological functions, considering enormous heterogeneity of cells.</w:t>
        </w:r>
      </w:ins>
    </w:p>
    <w:p w14:paraId="2541AE0C" w14:textId="77777777" w:rsidR="002B5D65" w:rsidRDefault="00790CE0" w:rsidP="007812FA">
      <w:pPr>
        <w:rPr>
          <w:rFonts w:ascii="Times New Roman" w:hAnsi="Times New Roman" w:cs="Times New Roman"/>
          <w:sz w:val="24"/>
          <w:szCs w:val="24"/>
        </w:rPr>
      </w:pPr>
      <w:r>
        <w:rPr>
          <w:rFonts w:ascii="Times New Roman" w:hAnsi="Times New Roman" w:cs="Times New Roman"/>
          <w:sz w:val="24"/>
          <w:szCs w:val="24"/>
        </w:rPr>
        <w:t xml:space="preserve">@Davit: </w:t>
      </w:r>
    </w:p>
    <w:p w14:paraId="1C4D539C" w14:textId="51807FBF" w:rsidR="00790CE0" w:rsidRDefault="00790CE0" w:rsidP="007812FA">
      <w:pPr>
        <w:rPr>
          <w:rFonts w:ascii="Times New Roman" w:hAnsi="Times New Roman" w:cs="Times New Roman"/>
          <w:sz w:val="24"/>
          <w:szCs w:val="24"/>
        </w:rPr>
      </w:pPr>
      <w:r>
        <w:rPr>
          <w:rFonts w:ascii="Times New Roman" w:hAnsi="Times New Roman" w:cs="Times New Roman"/>
          <w:sz w:val="24"/>
          <w:szCs w:val="24"/>
        </w:rPr>
        <w:t xml:space="preserve">Based on discussion with Maggie, discuss experimental </w:t>
      </w:r>
      <w:r w:rsidR="00366EC7">
        <w:rPr>
          <w:rFonts w:ascii="Times New Roman" w:hAnsi="Times New Roman" w:cs="Times New Roman"/>
          <w:sz w:val="24"/>
          <w:szCs w:val="24"/>
        </w:rPr>
        <w:t>design -</w:t>
      </w:r>
      <w:r>
        <w:rPr>
          <w:rFonts w:ascii="Times New Roman" w:hAnsi="Times New Roman" w:cs="Times New Roman"/>
          <w:sz w:val="24"/>
          <w:szCs w:val="24"/>
        </w:rPr>
        <w:t xml:space="preserve"> Stain Index, color assignment, compensation,</w:t>
      </w:r>
      <w:r w:rsidR="00366EC7">
        <w:rPr>
          <w:rFonts w:ascii="Times New Roman" w:hAnsi="Times New Roman" w:cs="Times New Roman"/>
          <w:sz w:val="24"/>
          <w:szCs w:val="24"/>
        </w:rPr>
        <w:t xml:space="preserve"> </w:t>
      </w:r>
      <w:r w:rsidR="002B5D65">
        <w:rPr>
          <w:rFonts w:ascii="Times New Roman" w:hAnsi="Times New Roman" w:cs="Times New Roman"/>
          <w:sz w:val="24"/>
          <w:szCs w:val="24"/>
        </w:rPr>
        <w:t>Data from different instruments is not comparable as each instrument have its own setting, and lasers need to be calibrated whole the time…</w:t>
      </w:r>
    </w:p>
    <w:p w14:paraId="39DC7AEE" w14:textId="751DE15A" w:rsidR="001B172A" w:rsidRDefault="001B172A" w:rsidP="007812FA">
      <w:pPr>
        <w:rPr>
          <w:rFonts w:ascii="Times New Roman" w:hAnsi="Times New Roman" w:cs="Times New Roman"/>
          <w:sz w:val="24"/>
          <w:szCs w:val="24"/>
        </w:rPr>
      </w:pPr>
      <w:r>
        <w:rPr>
          <w:rFonts w:ascii="Times New Roman" w:hAnsi="Times New Roman" w:cs="Times New Roman"/>
          <w:sz w:val="24"/>
          <w:szCs w:val="24"/>
        </w:rPr>
        <w:t xml:space="preserve">@Javier: </w:t>
      </w:r>
    </w:p>
    <w:p w14:paraId="565BCDCF" w14:textId="77777777" w:rsidR="001B172A" w:rsidRDefault="001B172A" w:rsidP="001B172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w:t>
      </w:r>
      <w:r w:rsidRPr="001B172A">
        <w:rPr>
          <w:rFonts w:ascii="Times New Roman" w:hAnsi="Times New Roman" w:cs="Times New Roman"/>
          <w:sz w:val="24"/>
          <w:szCs w:val="24"/>
        </w:rPr>
        <w:t xml:space="preserve">he use of data nuggets is to make this work with very large data </w:t>
      </w:r>
      <w:proofErr w:type="gramStart"/>
      <w:r w:rsidRPr="001B172A">
        <w:rPr>
          <w:rFonts w:ascii="Times New Roman" w:hAnsi="Times New Roman" w:cs="Times New Roman"/>
          <w:sz w:val="24"/>
          <w:szCs w:val="24"/>
        </w:rPr>
        <w:t>tables</w:t>
      </w:r>
      <w:proofErr w:type="gramEnd"/>
    </w:p>
    <w:p w14:paraId="3E60D1DA" w14:textId="4D59785E" w:rsidR="001B172A" w:rsidRDefault="002B5D65" w:rsidP="001B172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Cons of using 2D for N-D data</w:t>
      </w:r>
    </w:p>
    <w:p w14:paraId="7C6B9B51" w14:textId="78A238FD" w:rsidR="002B5D65" w:rsidRDefault="002B5D65" w:rsidP="001B172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WH use PP? PP finds best projections and is not attached to individual markers although we try to find projections with axis using minimal number of </w:t>
      </w:r>
      <w:proofErr w:type="gramStart"/>
      <w:r>
        <w:rPr>
          <w:rFonts w:ascii="Times New Roman" w:hAnsi="Times New Roman" w:cs="Times New Roman"/>
          <w:sz w:val="24"/>
          <w:szCs w:val="24"/>
        </w:rPr>
        <w:t>markers</w:t>
      </w:r>
      <w:proofErr w:type="gramEnd"/>
    </w:p>
    <w:p w14:paraId="02714AC5" w14:textId="6090A29E" w:rsidR="002B5D65" w:rsidRDefault="002B5D65" w:rsidP="001B172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Discuss data: different treatment groups so we are interested in differential </w:t>
      </w:r>
      <w:proofErr w:type="gramStart"/>
      <w:r>
        <w:rPr>
          <w:rFonts w:ascii="Times New Roman" w:hAnsi="Times New Roman" w:cs="Times New Roman"/>
          <w:sz w:val="24"/>
          <w:szCs w:val="24"/>
        </w:rPr>
        <w:t>analysis</w:t>
      </w:r>
      <w:proofErr w:type="gramEnd"/>
    </w:p>
    <w:p w14:paraId="27BB7159" w14:textId="15414734" w:rsidR="002B5D65" w:rsidRPr="001B172A" w:rsidRDefault="002B5D65" w:rsidP="001B172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Did we find any markers (in the results) that are interesting? Are any of the clusters interpretable? Can we find an example (or synthetic data) where a cluster is masked if you look at simple projections but revealed in PP? E.g., 4D data with 4 clusters along the 4D diagonal, e.g., a cylinder along the 4D diagonal. The clusters will be masked in simple 2D projections but if w project on the diagonal, the difference is visible even in </w:t>
      </w:r>
      <w:r>
        <w:rPr>
          <w:rFonts w:ascii="Times New Roman" w:hAnsi="Times New Roman" w:cs="Times New Roman"/>
          <w:sz w:val="24"/>
          <w:szCs w:val="24"/>
        </w:rPr>
        <w:lastRenderedPageBreak/>
        <w:t>1D. More complicated – 4D diagonal and some linear combination. Individual 2D scatter plots will look bad; hence, gating would not work.</w:t>
      </w:r>
    </w:p>
    <w:p w14:paraId="10D6B6EA" w14:textId="1833EFD3" w:rsidR="00F20BF3" w:rsidRDefault="00F20BF3" w:rsidP="007812FA">
      <w:pPr>
        <w:rPr>
          <w:rFonts w:ascii="Times New Roman" w:hAnsi="Times New Roman" w:cs="Times New Roman"/>
          <w:sz w:val="24"/>
          <w:szCs w:val="24"/>
        </w:rPr>
      </w:pPr>
    </w:p>
    <w:p w14:paraId="1B8429B4" w14:textId="6B5878E3" w:rsidR="00F20BF3" w:rsidRPr="0068652B" w:rsidDel="00061DE1" w:rsidRDefault="00F20BF3" w:rsidP="007812FA">
      <w:pPr>
        <w:rPr>
          <w:del w:id="900" w:author="Mahan Dastgiri" w:date="2023-09-27T15:07:00Z"/>
          <w:rFonts w:ascii="Times New Roman" w:hAnsi="Times New Roman" w:cs="Times New Roman"/>
          <w:sz w:val="24"/>
          <w:szCs w:val="24"/>
        </w:rPr>
      </w:pPr>
      <w:r>
        <w:rPr>
          <w:rFonts w:ascii="Times New Roman" w:hAnsi="Times New Roman" w:cs="Times New Roman"/>
          <w:sz w:val="24"/>
          <w:szCs w:val="24"/>
        </w:rPr>
        <w:t>@ALL: please contribute</w:t>
      </w:r>
    </w:p>
    <w:p w14:paraId="5948AA77" w14:textId="578F7E2C" w:rsidR="0064580B" w:rsidRDefault="0064580B">
      <w:pPr>
        <w:pPrChange w:id="901" w:author="Mahan Dastgiri" w:date="2023-09-27T15:07:00Z">
          <w:pPr>
            <w:pStyle w:val="Heading1"/>
          </w:pPr>
        </w:pPrChange>
      </w:pPr>
      <w:bookmarkStart w:id="902" w:name="_Toc128143908"/>
      <w:bookmarkStart w:id="903" w:name="_Toc137151713"/>
      <w:del w:id="904" w:author="Mahan Dastgiri" w:date="2023-09-27T15:07:00Z">
        <w:r w:rsidDel="00061DE1">
          <w:delText>5</w:delText>
        </w:r>
        <w:r w:rsidR="00A52D60" w:rsidDel="00061DE1">
          <w:delText>.</w:delText>
        </w:r>
        <w:r w:rsidDel="00061DE1">
          <w:delText xml:space="preserve"> Figures and Tables</w:delText>
        </w:r>
      </w:del>
      <w:bookmarkEnd w:id="902"/>
      <w:bookmarkEnd w:id="903"/>
    </w:p>
    <w:p w14:paraId="35CD1746" w14:textId="5E312718" w:rsidR="00CC44A5" w:rsidRPr="00BB00A8" w:rsidRDefault="00A43D9D" w:rsidP="00A43D9D">
      <w:pPr>
        <w:pStyle w:val="Heading1"/>
      </w:pPr>
      <w:bookmarkStart w:id="905" w:name="_Toc128143911"/>
      <w:bookmarkStart w:id="906" w:name="_Toc137151714"/>
      <w:r>
        <w:t xml:space="preserve">6. </w:t>
      </w:r>
      <w:r w:rsidR="00617CF5" w:rsidRPr="00617CF5">
        <w:t>References</w:t>
      </w:r>
      <w:bookmarkEnd w:id="905"/>
      <w:bookmarkEnd w:id="906"/>
    </w:p>
    <w:p w14:paraId="52F752E2" w14:textId="77777777" w:rsidR="00B500B3" w:rsidRPr="00B500B3" w:rsidRDefault="00CC44A5" w:rsidP="00B500B3">
      <w:pPr>
        <w:pStyle w:val="EndNoteBibliography"/>
      </w:pPr>
      <w:r w:rsidRPr="00CC44A5">
        <w:rPr>
          <w:rFonts w:ascii="Times New Roman" w:hAnsi="Times New Roman" w:cs="Times New Roman"/>
          <w:sz w:val="24"/>
          <w:szCs w:val="24"/>
        </w:rPr>
        <w:fldChar w:fldCharType="begin"/>
      </w:r>
      <w:r w:rsidRPr="00CC44A5">
        <w:rPr>
          <w:rFonts w:ascii="Times New Roman" w:hAnsi="Times New Roman" w:cs="Times New Roman"/>
          <w:sz w:val="24"/>
          <w:szCs w:val="24"/>
        </w:rPr>
        <w:instrText xml:space="preserve"> ADDIN EN.REFLIST </w:instrText>
      </w:r>
      <w:r w:rsidRPr="00CC44A5">
        <w:rPr>
          <w:rFonts w:ascii="Times New Roman" w:hAnsi="Times New Roman" w:cs="Times New Roman"/>
          <w:sz w:val="24"/>
          <w:szCs w:val="24"/>
        </w:rPr>
        <w:fldChar w:fldCharType="separate"/>
      </w:r>
      <w:r w:rsidR="00B500B3" w:rsidRPr="00B500B3">
        <w:t>1</w:t>
      </w:r>
      <w:r w:rsidR="00B500B3" w:rsidRPr="00B500B3">
        <w:tab/>
        <w:t>Spidlen, J., Moore, W., Parks, D., Goldberg, M., Bray, C., Bierre, P., Gorombey, P., Hyun, B., Hubbard, M., Lange, S., Lefebvre, R., Leif, R., Novo, D., Ostruszka, L., Treister, A., Wood, J., Murphy, R.F., Roederer, M., Sudar, D., Zigon, R., and Brinkman, R.R.: ‘Data File Standard for Flow Cytometry, version FCS 3.1’, Cytometry A, 2010, 77, (1), pp. 97-100</w:t>
      </w:r>
    </w:p>
    <w:p w14:paraId="465D1893" w14:textId="407640A4" w:rsidR="00C86FA0" w:rsidRPr="00C86FA0" w:rsidRDefault="00CC44A5" w:rsidP="00C86FA0">
      <w:pPr>
        <w:autoSpaceDE w:val="0"/>
        <w:autoSpaceDN w:val="0"/>
        <w:adjustRightInd w:val="0"/>
        <w:spacing w:after="0" w:line="240" w:lineRule="auto"/>
        <w:rPr>
          <w:rFonts w:ascii="Times New Roman" w:hAnsi="Times New Roman" w:cs="Times New Roman"/>
          <w:sz w:val="24"/>
          <w:szCs w:val="24"/>
        </w:rPr>
      </w:pPr>
      <w:r w:rsidRPr="00CC44A5">
        <w:rPr>
          <w:rFonts w:ascii="Times New Roman" w:hAnsi="Times New Roman" w:cs="Times New Roman"/>
          <w:sz w:val="24"/>
          <w:szCs w:val="24"/>
        </w:rPr>
        <w:fldChar w:fldCharType="end"/>
      </w:r>
      <w:r w:rsidR="00C86FA0">
        <w:rPr>
          <w:rFonts w:ascii="Times New Roman" w:hAnsi="Times New Roman" w:cs="Times New Roman"/>
          <w:sz w:val="24"/>
          <w:szCs w:val="24"/>
        </w:rPr>
        <w:t xml:space="preserve">2. </w:t>
      </w:r>
      <w:r w:rsidR="00C86FA0" w:rsidRPr="00C86FA0">
        <w:rPr>
          <w:rFonts w:ascii="Times New Roman" w:hAnsi="Times New Roman" w:cs="Times New Roman"/>
          <w:sz w:val="24"/>
          <w:szCs w:val="24"/>
        </w:rPr>
        <w:t>Friedman, J. H., &amp; Tukey, J. W. (1974). A projection pursuit algorithm for exploratory</w:t>
      </w:r>
    </w:p>
    <w:p w14:paraId="6CC0E6A9" w14:textId="77777777" w:rsidR="00C86FA0" w:rsidRDefault="00C86FA0" w:rsidP="00C86FA0">
      <w:pPr>
        <w:rPr>
          <w:rFonts w:ascii="Times New Roman" w:hAnsi="Times New Roman" w:cs="Times New Roman"/>
          <w:sz w:val="24"/>
          <w:szCs w:val="24"/>
        </w:rPr>
      </w:pPr>
      <w:r w:rsidRPr="00C86FA0">
        <w:rPr>
          <w:rFonts w:ascii="Times New Roman" w:hAnsi="Times New Roman" w:cs="Times New Roman"/>
          <w:sz w:val="24"/>
          <w:szCs w:val="24"/>
        </w:rPr>
        <w:t>data analysis</w:t>
      </w:r>
      <w:r>
        <w:rPr>
          <w:rFonts w:ascii="Times New Roman" w:hAnsi="Times New Roman" w:cs="Times New Roman"/>
          <w:i/>
          <w:iCs/>
          <w:sz w:val="24"/>
          <w:szCs w:val="24"/>
        </w:rPr>
        <w:t>. IEEE Transactions on computers,</w:t>
      </w:r>
      <w:r w:rsidRPr="00C86FA0">
        <w:rPr>
          <w:rFonts w:ascii="Times New Roman" w:hAnsi="Times New Roman" w:cs="Times New Roman"/>
          <w:sz w:val="24"/>
          <w:szCs w:val="24"/>
        </w:rPr>
        <w:t xml:space="preserve"> 100(9), 881-890.</w:t>
      </w:r>
    </w:p>
    <w:p w14:paraId="7CFE0DC2" w14:textId="77777777" w:rsidR="00E10A3F" w:rsidRDefault="00E10A3F" w:rsidP="00C86FA0">
      <w:pPr>
        <w:rPr>
          <w:rFonts w:ascii="Times New Roman" w:hAnsi="Times New Roman" w:cs="Times New Roman"/>
          <w:sz w:val="24"/>
          <w:szCs w:val="24"/>
        </w:rPr>
      </w:pPr>
    </w:p>
    <w:p w14:paraId="1B5B2459" w14:textId="79F99966" w:rsidR="00E10A3F" w:rsidRDefault="00E10A3F" w:rsidP="00C86FA0">
      <w:pPr>
        <w:rPr>
          <w:rFonts w:ascii="Times New Roman" w:hAnsi="Times New Roman" w:cs="Times New Roman"/>
          <w:sz w:val="24"/>
          <w:szCs w:val="24"/>
        </w:rPr>
      </w:pPr>
      <w:r>
        <w:rPr>
          <w:rFonts w:ascii="Times New Roman" w:hAnsi="Times New Roman" w:cs="Times New Roman"/>
          <w:sz w:val="24"/>
          <w:szCs w:val="24"/>
        </w:rPr>
        <w:t>3.  F</w:t>
      </w:r>
      <w:r>
        <w:t>riedman, J. H. (1987). Exploratory projection pursuit. Journal of the American statistical association, 82(397), 249-266.</w:t>
      </w:r>
    </w:p>
    <w:p w14:paraId="5F4BC101" w14:textId="5866840E" w:rsidR="00E10A3F" w:rsidRPr="00C86FA0" w:rsidRDefault="00E10A3F" w:rsidP="00E10A3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4.  </w:t>
      </w:r>
      <w:r>
        <w:t xml:space="preserve">Cook, D., </w:t>
      </w:r>
      <w:proofErr w:type="spellStart"/>
      <w:r>
        <w:t>Buja</w:t>
      </w:r>
      <w:proofErr w:type="spellEnd"/>
      <w:r>
        <w:t>, A., &amp; Cabrera, J. (1993).  Projection pursuit indices based on orthonormal function expansions. Journal of Computational and Graphical Statistics, 2(3), 225-250.</w:t>
      </w:r>
    </w:p>
    <w:p w14:paraId="1B6649D5" w14:textId="77777777" w:rsidR="00E10A3F" w:rsidRDefault="00E10A3F" w:rsidP="00C86FA0">
      <w:pPr>
        <w:rPr>
          <w:rFonts w:ascii="Times New Roman" w:hAnsi="Times New Roman" w:cs="Times New Roman"/>
          <w:sz w:val="24"/>
          <w:szCs w:val="24"/>
        </w:rPr>
      </w:pPr>
    </w:p>
    <w:p w14:paraId="721504CF" w14:textId="3B53A595" w:rsidR="00C86FA0" w:rsidRPr="00C86FA0" w:rsidRDefault="00E10A3F" w:rsidP="00C86FA0">
      <w:pPr>
        <w:rPr>
          <w:rFonts w:ascii="Times New Roman" w:hAnsi="Times New Roman" w:cs="Times New Roman"/>
          <w:sz w:val="24"/>
          <w:szCs w:val="24"/>
        </w:rPr>
      </w:pPr>
      <w:r>
        <w:rPr>
          <w:rFonts w:ascii="Times New Roman" w:hAnsi="Times New Roman" w:cs="Times New Roman"/>
          <w:sz w:val="24"/>
          <w:szCs w:val="24"/>
        </w:rPr>
        <w:t>5</w:t>
      </w:r>
      <w:r w:rsidR="00C86FA0">
        <w:rPr>
          <w:rFonts w:ascii="Times New Roman" w:hAnsi="Times New Roman" w:cs="Times New Roman"/>
          <w:sz w:val="24"/>
          <w:szCs w:val="24"/>
        </w:rPr>
        <w:t xml:space="preserve">.  </w:t>
      </w:r>
      <w:r w:rsidR="00C86FA0" w:rsidRPr="00C86FA0">
        <w:rPr>
          <w:rFonts w:ascii="Times New Roman" w:hAnsi="Times New Roman" w:cs="Times New Roman"/>
          <w:sz w:val="24"/>
          <w:szCs w:val="24"/>
        </w:rPr>
        <w:t xml:space="preserve">Duan Y, Cabrera </w:t>
      </w:r>
      <w:proofErr w:type="gramStart"/>
      <w:r w:rsidR="00C86FA0" w:rsidRPr="00C86FA0">
        <w:rPr>
          <w:rFonts w:ascii="Times New Roman" w:hAnsi="Times New Roman" w:cs="Times New Roman"/>
          <w:sz w:val="24"/>
          <w:szCs w:val="24"/>
        </w:rPr>
        <w:t>J,  A</w:t>
      </w:r>
      <w:proofErr w:type="gramEnd"/>
      <w:r w:rsidR="00C86FA0" w:rsidRPr="00C86FA0">
        <w:rPr>
          <w:rFonts w:ascii="Times New Roman" w:hAnsi="Times New Roman" w:cs="Times New Roman"/>
          <w:sz w:val="24"/>
          <w:szCs w:val="24"/>
        </w:rPr>
        <w:t xml:space="preserve"> New Projection Pursuit Index for Big Data. (in revision)</w:t>
      </w:r>
    </w:p>
    <w:p w14:paraId="554C6AF0" w14:textId="1D398365" w:rsidR="00C86FA0" w:rsidRDefault="00E10A3F" w:rsidP="00C86FA0">
      <w:pPr>
        <w:autoSpaceDE w:val="0"/>
        <w:autoSpaceDN w:val="0"/>
        <w:adjustRightInd w:val="0"/>
        <w:spacing w:after="0" w:line="240" w:lineRule="auto"/>
        <w:rPr>
          <w:ins w:id="907" w:author="Mahan Dastgiri" w:date="2023-09-27T15:04:00Z"/>
          <w:rFonts w:ascii="Times New Roman" w:hAnsi="Times New Roman" w:cs="Times New Roman"/>
          <w:sz w:val="24"/>
          <w:szCs w:val="24"/>
        </w:rPr>
      </w:pPr>
      <w:r>
        <w:rPr>
          <w:rFonts w:ascii="Times New Roman" w:hAnsi="Times New Roman" w:cs="Times New Roman"/>
          <w:sz w:val="24"/>
          <w:szCs w:val="24"/>
        </w:rPr>
        <w:t xml:space="preserve">6.   </w:t>
      </w:r>
      <w:r w:rsidR="00C86FA0" w:rsidRPr="00C86FA0">
        <w:rPr>
          <w:rFonts w:ascii="Times New Roman" w:hAnsi="Times New Roman" w:cs="Times New Roman"/>
          <w:sz w:val="24"/>
          <w:szCs w:val="24"/>
        </w:rPr>
        <w:t xml:space="preserve">Beavers, T., Cabrera, J., Chen G, Duan </w:t>
      </w:r>
      <w:proofErr w:type="gramStart"/>
      <w:r w:rsidR="00C86FA0" w:rsidRPr="00C86FA0">
        <w:rPr>
          <w:rFonts w:ascii="Times New Roman" w:hAnsi="Times New Roman" w:cs="Times New Roman"/>
          <w:sz w:val="24"/>
          <w:szCs w:val="24"/>
        </w:rPr>
        <w:t xml:space="preserve">Y,  </w:t>
      </w:r>
      <w:proofErr w:type="spellStart"/>
      <w:r w:rsidR="00C86FA0" w:rsidRPr="00C86FA0">
        <w:rPr>
          <w:rFonts w:ascii="Times New Roman" w:hAnsi="Times New Roman" w:cs="Times New Roman"/>
          <w:sz w:val="24"/>
          <w:szCs w:val="24"/>
        </w:rPr>
        <w:t>Lubomirski</w:t>
      </w:r>
      <w:proofErr w:type="spellEnd"/>
      <w:proofErr w:type="gramEnd"/>
      <w:r w:rsidR="00C86FA0" w:rsidRPr="00C86FA0">
        <w:rPr>
          <w:rFonts w:ascii="Times New Roman" w:hAnsi="Times New Roman" w:cs="Times New Roman"/>
          <w:sz w:val="24"/>
          <w:szCs w:val="24"/>
        </w:rPr>
        <w:t xml:space="preserve">, </w:t>
      </w:r>
      <w:proofErr w:type="spellStart"/>
      <w:r w:rsidR="00C86FA0" w:rsidRPr="00C86FA0">
        <w:rPr>
          <w:rFonts w:ascii="Times New Roman" w:hAnsi="Times New Roman" w:cs="Times New Roman"/>
          <w:sz w:val="24"/>
          <w:szCs w:val="24"/>
        </w:rPr>
        <w:t>Tiggler</w:t>
      </w:r>
      <w:proofErr w:type="spellEnd"/>
      <w:r w:rsidR="00C86FA0" w:rsidRPr="00C86FA0">
        <w:rPr>
          <w:rFonts w:ascii="Times New Roman" w:hAnsi="Times New Roman" w:cs="Times New Roman"/>
          <w:sz w:val="24"/>
          <w:szCs w:val="24"/>
        </w:rPr>
        <w:t>, S,  M. (2019). Data Nuggets: A Method for Reducing Big Data While Preserving Data Structure. (in revision)</w:t>
      </w:r>
    </w:p>
    <w:p w14:paraId="492460B5" w14:textId="77777777" w:rsidR="00061DE1" w:rsidRDefault="00061DE1" w:rsidP="00C86FA0">
      <w:pPr>
        <w:autoSpaceDE w:val="0"/>
        <w:autoSpaceDN w:val="0"/>
        <w:adjustRightInd w:val="0"/>
        <w:spacing w:after="0" w:line="240" w:lineRule="auto"/>
        <w:rPr>
          <w:ins w:id="908" w:author="Mahan Dastgiri" w:date="2023-09-27T15:04:00Z"/>
          <w:rFonts w:ascii="Times New Roman" w:hAnsi="Times New Roman" w:cs="Times New Roman"/>
          <w:sz w:val="24"/>
          <w:szCs w:val="24"/>
        </w:rPr>
      </w:pPr>
    </w:p>
    <w:p w14:paraId="26E5213E" w14:textId="3B631C55" w:rsidR="00061DE1" w:rsidRDefault="00061DE1" w:rsidP="00061DE1">
      <w:pPr>
        <w:pStyle w:val="Heading1"/>
        <w:rPr>
          <w:ins w:id="909" w:author="Mahan Dastgiri" w:date="2023-09-27T15:05:00Z"/>
          <w:b/>
          <w:bCs/>
        </w:rPr>
      </w:pPr>
      <w:ins w:id="910" w:author="Mahan Dastgiri" w:date="2023-09-27T15:04:00Z">
        <w:r w:rsidRPr="00061DE1">
          <w:rPr>
            <w:b/>
            <w:bCs/>
            <w:rPrChange w:id="911" w:author="Mahan Dastgiri" w:date="2023-09-27T15:05:00Z">
              <w:rPr/>
            </w:rPrChange>
          </w:rPr>
          <w:t>Suppleme</w:t>
        </w:r>
      </w:ins>
      <w:ins w:id="912" w:author="Mahan Dastgiri" w:date="2023-09-27T15:05:00Z">
        <w:r w:rsidRPr="00061DE1">
          <w:rPr>
            <w:b/>
            <w:bCs/>
            <w:rPrChange w:id="913" w:author="Mahan Dastgiri" w:date="2023-09-27T15:05:00Z">
              <w:rPr/>
            </w:rPrChange>
          </w:rPr>
          <w:t xml:space="preserve">nt </w:t>
        </w:r>
      </w:ins>
    </w:p>
    <w:p w14:paraId="5745F5D9" w14:textId="1EAA6CB0" w:rsidR="00061DE1" w:rsidRDefault="00061DE1" w:rsidP="00061DE1">
      <w:pPr>
        <w:pStyle w:val="Heading2"/>
        <w:rPr>
          <w:ins w:id="914" w:author="Mahan Dastgiri" w:date="2023-09-27T15:06:00Z"/>
        </w:rPr>
      </w:pPr>
      <w:ins w:id="915" w:author="Mahan Dastgiri" w:date="2023-09-27T15:05:00Z">
        <w:r>
          <w:t>Appendix I Result</w:t>
        </w:r>
      </w:ins>
      <w:ins w:id="916" w:author="Mahan Dastgiri" w:date="2023-09-27T15:06:00Z">
        <w:r>
          <w:t>s of the analysis of the red region of the projections one and three</w:t>
        </w:r>
      </w:ins>
    </w:p>
    <w:p w14:paraId="36567D7C" w14:textId="24D8D6FB" w:rsidR="00061DE1" w:rsidRDefault="00061DE1" w:rsidP="00061DE1">
      <w:pPr>
        <w:rPr>
          <w:ins w:id="917" w:author="Mahan Dastgiri" w:date="2023-09-27T15:24:00Z"/>
        </w:rPr>
      </w:pPr>
    </w:p>
    <w:p w14:paraId="201FADF7" w14:textId="19017836" w:rsidR="00682AE4" w:rsidRDefault="00682AE4" w:rsidP="00682AE4">
      <w:pPr>
        <w:spacing w:line="276" w:lineRule="auto"/>
        <w:rPr>
          <w:ins w:id="918" w:author="Mahan Dastgiri" w:date="2023-09-27T15:24:00Z"/>
          <w:rFonts w:ascii="Times New Roman" w:hAnsi="Times New Roman" w:cs="Times New Roman"/>
          <w:sz w:val="24"/>
          <w:szCs w:val="24"/>
        </w:rPr>
      </w:pPr>
      <w:ins w:id="919" w:author="Mahan Dastgiri" w:date="2023-09-27T15:24:00Z">
        <w:r w:rsidRPr="0040578F">
          <w:rPr>
            <w:rFonts w:ascii="Times New Roman" w:hAnsi="Times New Roman" w:cs="Times New Roman"/>
            <w:sz w:val="24"/>
            <w:szCs w:val="24"/>
          </w:rPr>
          <w:t>The box plots in Figure</w:t>
        </w:r>
      </w:ins>
      <w:ins w:id="920" w:author="Mahan Dastgiri" w:date="2023-09-27T15:25:00Z">
        <w:r>
          <w:rPr>
            <w:rFonts w:ascii="Times New Roman" w:hAnsi="Times New Roman" w:cs="Times New Roman"/>
            <w:sz w:val="24"/>
            <w:szCs w:val="24"/>
          </w:rPr>
          <w:t xml:space="preserve"> </w:t>
        </w:r>
      </w:ins>
      <w:ins w:id="921" w:author="Mahan Dastgiri" w:date="2023-09-27T15:24:00Z">
        <w:r>
          <w:rPr>
            <w:rFonts w:ascii="Times New Roman" w:hAnsi="Times New Roman" w:cs="Times New Roman"/>
            <w:sz w:val="24"/>
            <w:szCs w:val="24"/>
          </w:rPr>
          <w:t xml:space="preserve">8 </w:t>
        </w:r>
        <w:r w:rsidRPr="0040578F">
          <w:rPr>
            <w:rFonts w:ascii="Times New Roman" w:hAnsi="Times New Roman" w:cs="Times New Roman"/>
            <w:sz w:val="24"/>
            <w:szCs w:val="24"/>
          </w:rPr>
          <w:t>show the protein expression levels for each cluster</w:t>
        </w:r>
      </w:ins>
      <w:ins w:id="922" w:author="Mahan Dastgiri" w:date="2023-09-27T15:25:00Z">
        <w:r>
          <w:rPr>
            <w:rFonts w:ascii="Times New Roman" w:hAnsi="Times New Roman" w:cs="Times New Roman"/>
            <w:sz w:val="24"/>
            <w:szCs w:val="24"/>
          </w:rPr>
          <w:t xml:space="preserve"> </w:t>
        </w:r>
      </w:ins>
      <w:ins w:id="923" w:author="Mahan Dastgiri" w:date="2023-09-27T15:26:00Z">
        <w:r>
          <w:rPr>
            <w:rFonts w:ascii="Times New Roman" w:hAnsi="Times New Roman" w:cs="Times New Roman"/>
            <w:sz w:val="24"/>
            <w:szCs w:val="24"/>
          </w:rPr>
          <w:t xml:space="preserve">of the </w:t>
        </w:r>
      </w:ins>
      <w:ins w:id="924" w:author="Mahan Dastgiri" w:date="2023-09-27T15:27:00Z">
        <w:r w:rsidR="000F282B">
          <w:rPr>
            <w:rFonts w:ascii="Times New Roman" w:hAnsi="Times New Roman" w:cs="Times New Roman"/>
            <w:sz w:val="24"/>
            <w:szCs w:val="24"/>
          </w:rPr>
          <w:t xml:space="preserve">red region in the first and third projections. </w:t>
        </w:r>
      </w:ins>
      <w:ins w:id="925" w:author="Mahan Dastgiri" w:date="2023-09-27T15:24:00Z">
        <w:r w:rsidRPr="0040578F">
          <w:rPr>
            <w:rFonts w:ascii="Times New Roman" w:hAnsi="Times New Roman" w:cs="Times New Roman"/>
            <w:sz w:val="24"/>
            <w:szCs w:val="24"/>
          </w:rPr>
          <w:t xml:space="preserve">Tables </w:t>
        </w:r>
      </w:ins>
      <w:ins w:id="926" w:author="Mahan Dastgiri" w:date="2023-09-27T15:27:00Z">
        <w:r w:rsidR="000F282B">
          <w:rPr>
            <w:rFonts w:ascii="Times New Roman" w:hAnsi="Times New Roman" w:cs="Times New Roman"/>
            <w:sz w:val="24"/>
            <w:szCs w:val="24"/>
          </w:rPr>
          <w:t>5</w:t>
        </w:r>
      </w:ins>
      <w:ins w:id="927" w:author="Mahan Dastgiri" w:date="2023-09-27T15:24:00Z">
        <w:r w:rsidRPr="0040578F">
          <w:rPr>
            <w:rFonts w:ascii="Times New Roman" w:hAnsi="Times New Roman" w:cs="Times New Roman"/>
            <w:sz w:val="24"/>
            <w:szCs w:val="24"/>
          </w:rPr>
          <w:t xml:space="preserve"> and </w:t>
        </w:r>
      </w:ins>
      <w:ins w:id="928" w:author="Mahan Dastgiri" w:date="2023-09-27T15:27:00Z">
        <w:r w:rsidR="000F282B">
          <w:rPr>
            <w:rFonts w:ascii="Times New Roman" w:hAnsi="Times New Roman" w:cs="Times New Roman"/>
            <w:sz w:val="24"/>
            <w:szCs w:val="24"/>
          </w:rPr>
          <w:t>6</w:t>
        </w:r>
      </w:ins>
      <w:ins w:id="929" w:author="Mahan Dastgiri" w:date="2023-09-27T15:24:00Z">
        <w:r w:rsidRPr="0040578F">
          <w:rPr>
            <w:rFonts w:ascii="Times New Roman" w:hAnsi="Times New Roman" w:cs="Times New Roman"/>
            <w:sz w:val="24"/>
            <w:szCs w:val="24"/>
          </w:rPr>
          <w:t xml:space="preserve"> represent the proportion of stimulated and unstimulated cells from the total in each cluster of the predicted </w:t>
        </w:r>
      </w:ins>
      <w:ins w:id="930" w:author="Mahan Dastgiri" w:date="2023-09-27T15:27:00Z">
        <w:r w:rsidR="000F282B">
          <w:rPr>
            <w:rFonts w:ascii="Times New Roman" w:hAnsi="Times New Roman" w:cs="Times New Roman"/>
            <w:sz w:val="24"/>
            <w:szCs w:val="24"/>
          </w:rPr>
          <w:t>red</w:t>
        </w:r>
      </w:ins>
      <w:ins w:id="931" w:author="Mahan Dastgiri" w:date="2023-09-27T15:24:00Z">
        <w:r w:rsidRPr="0040578F">
          <w:rPr>
            <w:rFonts w:ascii="Times New Roman" w:hAnsi="Times New Roman" w:cs="Times New Roman"/>
            <w:sz w:val="24"/>
            <w:szCs w:val="24"/>
          </w:rPr>
          <w:t xml:space="preserve"> region for projections </w:t>
        </w:r>
      </w:ins>
      <w:ins w:id="932" w:author="Mahan Dastgiri" w:date="2023-09-27T15:28:00Z">
        <w:r w:rsidR="000F282B">
          <w:rPr>
            <w:rFonts w:ascii="Times New Roman" w:hAnsi="Times New Roman" w:cs="Times New Roman"/>
            <w:sz w:val="24"/>
            <w:szCs w:val="24"/>
          </w:rPr>
          <w:t>one</w:t>
        </w:r>
      </w:ins>
      <w:ins w:id="933" w:author="Mahan Dastgiri" w:date="2023-09-27T15:24:00Z">
        <w:r w:rsidRPr="0040578F">
          <w:rPr>
            <w:rFonts w:ascii="Times New Roman" w:hAnsi="Times New Roman" w:cs="Times New Roman"/>
            <w:sz w:val="24"/>
            <w:szCs w:val="24"/>
          </w:rPr>
          <w:t xml:space="preserve"> and </w:t>
        </w:r>
      </w:ins>
      <w:ins w:id="934" w:author="Mahan Dastgiri" w:date="2023-09-27T15:28:00Z">
        <w:r w:rsidR="000F282B">
          <w:rPr>
            <w:rFonts w:ascii="Times New Roman" w:hAnsi="Times New Roman" w:cs="Times New Roman"/>
            <w:sz w:val="24"/>
            <w:szCs w:val="24"/>
          </w:rPr>
          <w:t>three</w:t>
        </w:r>
      </w:ins>
      <w:ins w:id="935" w:author="Mahan Dastgiri" w:date="2023-09-27T15:24:00Z">
        <w:r w:rsidRPr="0040578F">
          <w:rPr>
            <w:rFonts w:ascii="Times New Roman" w:hAnsi="Times New Roman" w:cs="Times New Roman"/>
            <w:sz w:val="24"/>
            <w:szCs w:val="24"/>
          </w:rPr>
          <w:t>, as well as the percentage and counts of the stimulated and unstimulated cells.</w:t>
        </w:r>
      </w:ins>
    </w:p>
    <w:p w14:paraId="2BB1AFCB" w14:textId="77777777" w:rsidR="00682AE4" w:rsidRDefault="00682AE4" w:rsidP="00061DE1">
      <w:pPr>
        <w:rPr>
          <w:ins w:id="936" w:author="Mahan Dastgiri" w:date="2023-09-27T15:07:00Z"/>
        </w:rPr>
      </w:pPr>
    </w:p>
    <w:p w14:paraId="0D15A7E1" w14:textId="77777777" w:rsidR="00061DE1" w:rsidRPr="00061DE1" w:rsidRDefault="00061DE1">
      <w:pPr>
        <w:rPr>
          <w:ins w:id="937" w:author="Mahan Dastgiri" w:date="2023-09-27T15:04:00Z"/>
        </w:rPr>
        <w:pPrChange w:id="938" w:author="Mahan Dastgiri" w:date="2023-09-27T15:06:00Z">
          <w:pPr>
            <w:pStyle w:val="Heading1"/>
          </w:pPr>
        </w:pPrChange>
      </w:pPr>
    </w:p>
    <w:p w14:paraId="06B57A52" w14:textId="44EFE9C2" w:rsidR="00061DE1" w:rsidRPr="00061DE1" w:rsidRDefault="00682AE4">
      <w:pPr>
        <w:pPrChange w:id="939" w:author="Mahan Dastgiri" w:date="2023-09-27T15:04:00Z">
          <w:pPr>
            <w:autoSpaceDE w:val="0"/>
            <w:autoSpaceDN w:val="0"/>
            <w:adjustRightInd w:val="0"/>
            <w:spacing w:after="0" w:line="240" w:lineRule="auto"/>
          </w:pPr>
        </w:pPrChange>
      </w:pPr>
      <w:ins w:id="940" w:author="Mahan Dastgiri" w:date="2023-09-27T15:17:00Z">
        <w:r>
          <w:rPr>
            <w:rFonts w:ascii="Times New Roman" w:hAnsi="Times New Roman" w:cs="Times New Roman"/>
            <w:noProof/>
          </w:rPr>
          <w:lastRenderedPageBreak/>
          <w:drawing>
            <wp:inline distT="0" distB="0" distL="0" distR="0" wp14:anchorId="7E8AE074" wp14:editId="623642CB">
              <wp:extent cx="2941320" cy="1764792"/>
              <wp:effectExtent l="0" t="0" r="5080" b="635"/>
              <wp:docPr id="5865939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93999" name="Picture 586593999"/>
                      <pic:cNvPicPr/>
                    </pic:nvPicPr>
                    <pic:blipFill>
                      <a:blip r:embed="rId34">
                        <a:extLst>
                          <a:ext uri="{28A0092B-C50C-407E-A947-70E740481C1C}">
                            <a14:useLocalDpi xmlns:a14="http://schemas.microsoft.com/office/drawing/2010/main" val="0"/>
                          </a:ext>
                        </a:extLst>
                      </a:blip>
                      <a:stretch>
                        <a:fillRect/>
                      </a:stretch>
                    </pic:blipFill>
                    <pic:spPr>
                      <a:xfrm>
                        <a:off x="0" y="0"/>
                        <a:ext cx="2941320" cy="1764792"/>
                      </a:xfrm>
                      <a:prstGeom prst="rect">
                        <a:avLst/>
                      </a:prstGeom>
                    </pic:spPr>
                  </pic:pic>
                </a:graphicData>
              </a:graphic>
            </wp:inline>
          </w:drawing>
        </w:r>
      </w:ins>
      <w:ins w:id="941" w:author="Mahan Dastgiri" w:date="2023-09-27T15:08:00Z">
        <w:r w:rsidR="00061DE1" w:rsidRPr="00061DE1">
          <w:rPr>
            <w:rFonts w:ascii="Times New Roman" w:hAnsi="Times New Roman" w:cs="Times New Roman"/>
            <w:noProof/>
          </w:rPr>
          <w:t xml:space="preserve"> </w:t>
        </w:r>
      </w:ins>
      <w:ins w:id="942" w:author="Mahan Dastgiri" w:date="2023-09-27T15:23:00Z">
        <w:r>
          <w:rPr>
            <w:noProof/>
          </w:rPr>
          <w:drawing>
            <wp:inline distT="0" distB="0" distL="0" distR="0" wp14:anchorId="42E78973" wp14:editId="4EB58D5D">
              <wp:extent cx="2941320" cy="1764792"/>
              <wp:effectExtent l="0" t="0" r="5080" b="635"/>
              <wp:docPr id="2108494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9466" name="Picture 210849466"/>
                      <pic:cNvPicPr/>
                    </pic:nvPicPr>
                    <pic:blipFill>
                      <a:blip r:embed="rId35">
                        <a:extLst>
                          <a:ext uri="{28A0092B-C50C-407E-A947-70E740481C1C}">
                            <a14:useLocalDpi xmlns:a14="http://schemas.microsoft.com/office/drawing/2010/main" val="0"/>
                          </a:ext>
                        </a:extLst>
                      </a:blip>
                      <a:stretch>
                        <a:fillRect/>
                      </a:stretch>
                    </pic:blipFill>
                    <pic:spPr>
                      <a:xfrm>
                        <a:off x="0" y="0"/>
                        <a:ext cx="2941320" cy="1764792"/>
                      </a:xfrm>
                      <a:prstGeom prst="rect">
                        <a:avLst/>
                      </a:prstGeom>
                    </pic:spPr>
                  </pic:pic>
                </a:graphicData>
              </a:graphic>
            </wp:inline>
          </w:drawing>
        </w:r>
      </w:ins>
    </w:p>
    <w:p w14:paraId="7D215F7F" w14:textId="77777777" w:rsidR="00E10A3F" w:rsidRDefault="00E10A3F" w:rsidP="00C86FA0">
      <w:pPr>
        <w:autoSpaceDE w:val="0"/>
        <w:autoSpaceDN w:val="0"/>
        <w:adjustRightInd w:val="0"/>
        <w:spacing w:after="0" w:line="240" w:lineRule="auto"/>
        <w:rPr>
          <w:rFonts w:ascii="Times New Roman" w:hAnsi="Times New Roman" w:cs="Times New Roman"/>
          <w:sz w:val="24"/>
          <w:szCs w:val="24"/>
        </w:rPr>
      </w:pPr>
    </w:p>
    <w:p w14:paraId="53A3565D" w14:textId="77777777" w:rsidR="00061DE1" w:rsidDel="004D1399" w:rsidRDefault="00061DE1">
      <w:pPr>
        <w:pStyle w:val="NormalWeb"/>
        <w:jc w:val="center"/>
        <w:rPr>
          <w:del w:id="943" w:author="Mahan Dastgiri" w:date="2023-09-27T14:13:00Z"/>
          <w:moveTo w:id="944" w:author="Mahan Dastgiri" w:date="2023-09-27T15:08:00Z"/>
        </w:rPr>
        <w:pPrChange w:id="945" w:author="Mahan Dastgiri" w:date="2023-09-27T14:12:00Z">
          <w:pPr>
            <w:pStyle w:val="NormalWeb"/>
          </w:pPr>
        </w:pPrChange>
      </w:pPr>
      <w:moveToRangeStart w:id="946" w:author="Mahan Dastgiri" w:date="2023-09-27T15:08:00Z" w:name="move146716378"/>
      <w:moveTo w:id="947" w:author="Mahan Dastgiri" w:date="2023-09-27T15:08:00Z">
        <w:r>
          <w:t>Figure 8: Expression level for each protein in the 7 clusters of the first projection (left picture) and 6 clusters of the third projection (right picture) in the predicted red region</w:t>
        </w:r>
      </w:moveTo>
    </w:p>
    <w:moveToRangeEnd w:id="946"/>
    <w:p w14:paraId="78942DBF" w14:textId="2C2822F4" w:rsidR="00E10A3F" w:rsidRDefault="00E10A3F" w:rsidP="00061DE1">
      <w:pPr>
        <w:autoSpaceDE w:val="0"/>
        <w:autoSpaceDN w:val="0"/>
        <w:adjustRightInd w:val="0"/>
        <w:spacing w:after="0" w:line="240" w:lineRule="auto"/>
        <w:jc w:val="center"/>
        <w:rPr>
          <w:ins w:id="948" w:author="Mahan Dastgiri" w:date="2023-09-27T15:08:00Z"/>
          <w:rFonts w:ascii="Times New Roman" w:hAnsi="Times New Roman" w:cs="Times New Roman"/>
          <w:sz w:val="24"/>
          <w:szCs w:val="24"/>
        </w:rPr>
      </w:pPr>
    </w:p>
    <w:p w14:paraId="6ABA6539" w14:textId="77777777" w:rsidR="00061DE1" w:rsidRDefault="00061DE1" w:rsidP="00061DE1">
      <w:pPr>
        <w:autoSpaceDE w:val="0"/>
        <w:autoSpaceDN w:val="0"/>
        <w:adjustRightInd w:val="0"/>
        <w:spacing w:after="0" w:line="240" w:lineRule="auto"/>
        <w:rPr>
          <w:ins w:id="949" w:author="Mahan Dastgiri" w:date="2023-09-27T15:08:00Z"/>
          <w:rFonts w:ascii="Times New Roman" w:hAnsi="Times New Roman" w:cs="Times New Roman"/>
          <w:sz w:val="24"/>
          <w:szCs w:val="24"/>
        </w:rPr>
      </w:pPr>
    </w:p>
    <w:p w14:paraId="15D413A8" w14:textId="77777777" w:rsidR="00061DE1" w:rsidRDefault="00061DE1" w:rsidP="00061DE1">
      <w:pPr>
        <w:autoSpaceDE w:val="0"/>
        <w:autoSpaceDN w:val="0"/>
        <w:adjustRightInd w:val="0"/>
        <w:spacing w:after="0" w:line="240" w:lineRule="auto"/>
        <w:rPr>
          <w:ins w:id="950" w:author="Mahan Dastgiri" w:date="2023-09-27T15:08:00Z"/>
          <w:rFonts w:ascii="Times New Roman" w:hAnsi="Times New Roman" w:cs="Times New Roman"/>
          <w:sz w:val="24"/>
          <w:szCs w:val="24"/>
        </w:rPr>
      </w:pPr>
    </w:p>
    <w:p w14:paraId="65EADB48" w14:textId="77777777" w:rsidR="00061DE1" w:rsidRDefault="00061DE1" w:rsidP="00061DE1">
      <w:pPr>
        <w:rPr>
          <w:moveTo w:id="951" w:author="Mahan Dastgiri" w:date="2023-09-27T15:08:00Z"/>
          <w:rFonts w:ascii="Times New Roman" w:hAnsi="Times New Roman" w:cs="Times New Roman"/>
        </w:rPr>
      </w:pPr>
      <w:moveToRangeStart w:id="952" w:author="Mahan Dastgiri" w:date="2023-09-27T15:08:00Z" w:name="move146719753"/>
      <w:moveTo w:id="953" w:author="Mahan Dastgiri" w:date="2023-09-27T15:08:00Z">
        <w:r>
          <w:rPr>
            <w:rFonts w:ascii="Times New Roman" w:hAnsi="Times New Roman" w:cs="Times New Roman"/>
          </w:rPr>
          <w:t xml:space="preserve">Table 5: </w:t>
        </w:r>
        <w:r w:rsidRPr="004F3028">
          <w:rPr>
            <w:rFonts w:ascii="Times New Roman" w:hAnsi="Times New Roman" w:cs="Times New Roman"/>
          </w:rPr>
          <w:t xml:space="preserve">Proportion of the stimulated and unstimulated cells in each </w:t>
        </w:r>
        <w:r>
          <w:rPr>
            <w:rFonts w:ascii="Times New Roman" w:hAnsi="Times New Roman" w:cs="Times New Roman"/>
          </w:rPr>
          <w:t>7</w:t>
        </w:r>
        <w:r w:rsidRPr="004F3028">
          <w:rPr>
            <w:rFonts w:ascii="Times New Roman" w:hAnsi="Times New Roman" w:cs="Times New Roman"/>
          </w:rPr>
          <w:t xml:space="preserve"> clusters of the predicted </w:t>
        </w:r>
        <w:r>
          <w:rPr>
            <w:rFonts w:ascii="Times New Roman" w:hAnsi="Times New Roman" w:cs="Times New Roman"/>
          </w:rPr>
          <w:t>red</w:t>
        </w:r>
        <w:r w:rsidRPr="004F3028">
          <w:rPr>
            <w:rFonts w:ascii="Times New Roman" w:hAnsi="Times New Roman" w:cs="Times New Roman"/>
          </w:rPr>
          <w:t xml:space="preserve"> region of the first projection. The three numbers are: proportion of stimulated (unstimulated) cells from the total, percentage of stimulated (unstimulated)for the region, and number of stimulated (unstimulated) cells within the region, for each </w:t>
        </w:r>
        <w:r>
          <w:rPr>
            <w:rFonts w:ascii="Times New Roman" w:hAnsi="Times New Roman" w:cs="Times New Roman"/>
          </w:rPr>
          <w:t>cluster.</w:t>
        </w:r>
      </w:moveTo>
    </w:p>
    <w:tbl>
      <w:tblPr>
        <w:tblStyle w:val="TableGrid"/>
        <w:tblW w:w="9583" w:type="dxa"/>
        <w:tblInd w:w="-5" w:type="dxa"/>
        <w:tblLook w:val="04A0" w:firstRow="1" w:lastRow="0" w:firstColumn="1" w:lastColumn="0" w:noHBand="0" w:noVBand="1"/>
      </w:tblPr>
      <w:tblGrid>
        <w:gridCol w:w="1514"/>
        <w:gridCol w:w="1091"/>
        <w:gridCol w:w="1170"/>
        <w:gridCol w:w="1170"/>
        <w:gridCol w:w="1170"/>
        <w:gridCol w:w="1170"/>
        <w:gridCol w:w="1128"/>
        <w:gridCol w:w="1170"/>
      </w:tblGrid>
      <w:tr w:rsidR="00061DE1" w14:paraId="517A6763" w14:textId="77777777" w:rsidTr="006A4081">
        <w:tc>
          <w:tcPr>
            <w:tcW w:w="1514" w:type="dxa"/>
          </w:tcPr>
          <w:p w14:paraId="7DEB542F" w14:textId="77777777" w:rsidR="00061DE1" w:rsidRDefault="00061DE1" w:rsidP="006A4081">
            <w:pPr>
              <w:rPr>
                <w:moveTo w:id="954" w:author="Mahan Dastgiri" w:date="2023-09-27T15:08:00Z"/>
                <w:rFonts w:ascii="Times New Roman" w:hAnsi="Times New Roman" w:cs="Times New Roman"/>
              </w:rPr>
            </w:pPr>
          </w:p>
        </w:tc>
        <w:tc>
          <w:tcPr>
            <w:tcW w:w="1091" w:type="dxa"/>
          </w:tcPr>
          <w:p w14:paraId="48099904" w14:textId="77777777" w:rsidR="00061DE1" w:rsidRDefault="00061DE1" w:rsidP="006A4081">
            <w:pPr>
              <w:jc w:val="center"/>
              <w:rPr>
                <w:moveTo w:id="955" w:author="Mahan Dastgiri" w:date="2023-09-27T15:08:00Z"/>
                <w:rFonts w:ascii="Times New Roman" w:hAnsi="Times New Roman" w:cs="Times New Roman"/>
              </w:rPr>
            </w:pPr>
            <w:moveTo w:id="956" w:author="Mahan Dastgiri" w:date="2023-09-27T15:08:00Z">
              <w:r>
                <w:rPr>
                  <w:rFonts w:ascii="Times New Roman" w:hAnsi="Times New Roman" w:cs="Times New Roman"/>
                </w:rPr>
                <w:t>Cluster 1</w:t>
              </w:r>
            </w:moveTo>
          </w:p>
        </w:tc>
        <w:tc>
          <w:tcPr>
            <w:tcW w:w="1170" w:type="dxa"/>
          </w:tcPr>
          <w:p w14:paraId="334017BA" w14:textId="77777777" w:rsidR="00061DE1" w:rsidRDefault="00061DE1" w:rsidP="006A4081">
            <w:pPr>
              <w:jc w:val="center"/>
              <w:rPr>
                <w:moveTo w:id="957" w:author="Mahan Dastgiri" w:date="2023-09-27T15:08:00Z"/>
                <w:rFonts w:ascii="Times New Roman" w:hAnsi="Times New Roman" w:cs="Times New Roman"/>
              </w:rPr>
            </w:pPr>
            <w:moveTo w:id="958" w:author="Mahan Dastgiri" w:date="2023-09-27T15:08:00Z">
              <w:r>
                <w:rPr>
                  <w:rFonts w:ascii="Times New Roman" w:hAnsi="Times New Roman" w:cs="Times New Roman"/>
                </w:rPr>
                <w:t>Cluster 2</w:t>
              </w:r>
            </w:moveTo>
          </w:p>
        </w:tc>
        <w:tc>
          <w:tcPr>
            <w:tcW w:w="1170" w:type="dxa"/>
          </w:tcPr>
          <w:p w14:paraId="3CDB1C47" w14:textId="77777777" w:rsidR="00061DE1" w:rsidRDefault="00061DE1" w:rsidP="006A4081">
            <w:pPr>
              <w:jc w:val="center"/>
              <w:rPr>
                <w:moveTo w:id="959" w:author="Mahan Dastgiri" w:date="2023-09-27T15:08:00Z"/>
                <w:rFonts w:ascii="Times New Roman" w:hAnsi="Times New Roman" w:cs="Times New Roman"/>
              </w:rPr>
            </w:pPr>
            <w:moveTo w:id="960" w:author="Mahan Dastgiri" w:date="2023-09-27T15:08:00Z">
              <w:r>
                <w:rPr>
                  <w:rFonts w:ascii="Times New Roman" w:hAnsi="Times New Roman" w:cs="Times New Roman"/>
                </w:rPr>
                <w:t>Cluster 3</w:t>
              </w:r>
            </w:moveTo>
          </w:p>
        </w:tc>
        <w:tc>
          <w:tcPr>
            <w:tcW w:w="1170" w:type="dxa"/>
          </w:tcPr>
          <w:p w14:paraId="3CD8A43D" w14:textId="77777777" w:rsidR="00061DE1" w:rsidRDefault="00061DE1" w:rsidP="006A4081">
            <w:pPr>
              <w:jc w:val="center"/>
              <w:rPr>
                <w:moveTo w:id="961" w:author="Mahan Dastgiri" w:date="2023-09-27T15:08:00Z"/>
                <w:rFonts w:ascii="Times New Roman" w:hAnsi="Times New Roman" w:cs="Times New Roman"/>
              </w:rPr>
            </w:pPr>
            <w:moveTo w:id="962" w:author="Mahan Dastgiri" w:date="2023-09-27T15:08:00Z">
              <w:r>
                <w:rPr>
                  <w:rFonts w:ascii="Times New Roman" w:hAnsi="Times New Roman" w:cs="Times New Roman"/>
                </w:rPr>
                <w:t>Cluster 4</w:t>
              </w:r>
            </w:moveTo>
          </w:p>
        </w:tc>
        <w:tc>
          <w:tcPr>
            <w:tcW w:w="1170" w:type="dxa"/>
          </w:tcPr>
          <w:p w14:paraId="5E2186D5" w14:textId="77777777" w:rsidR="00061DE1" w:rsidRDefault="00061DE1" w:rsidP="006A4081">
            <w:pPr>
              <w:jc w:val="center"/>
              <w:rPr>
                <w:moveTo w:id="963" w:author="Mahan Dastgiri" w:date="2023-09-27T15:08:00Z"/>
                <w:rFonts w:ascii="Times New Roman" w:hAnsi="Times New Roman" w:cs="Times New Roman"/>
              </w:rPr>
            </w:pPr>
            <w:moveTo w:id="964" w:author="Mahan Dastgiri" w:date="2023-09-27T15:08:00Z">
              <w:r>
                <w:rPr>
                  <w:rFonts w:ascii="Times New Roman" w:hAnsi="Times New Roman" w:cs="Times New Roman"/>
                </w:rPr>
                <w:t>Cluster 5</w:t>
              </w:r>
            </w:moveTo>
          </w:p>
        </w:tc>
        <w:tc>
          <w:tcPr>
            <w:tcW w:w="1128" w:type="dxa"/>
          </w:tcPr>
          <w:p w14:paraId="473E8EF1" w14:textId="77777777" w:rsidR="00061DE1" w:rsidRDefault="00061DE1" w:rsidP="006A4081">
            <w:pPr>
              <w:jc w:val="center"/>
              <w:rPr>
                <w:moveTo w:id="965" w:author="Mahan Dastgiri" w:date="2023-09-27T15:08:00Z"/>
                <w:rFonts w:ascii="Times New Roman" w:hAnsi="Times New Roman" w:cs="Times New Roman"/>
              </w:rPr>
            </w:pPr>
            <w:moveTo w:id="966" w:author="Mahan Dastgiri" w:date="2023-09-27T15:08:00Z">
              <w:r>
                <w:rPr>
                  <w:rFonts w:ascii="Times New Roman" w:hAnsi="Times New Roman" w:cs="Times New Roman"/>
                </w:rPr>
                <w:t>Cluster 6</w:t>
              </w:r>
            </w:moveTo>
          </w:p>
        </w:tc>
        <w:tc>
          <w:tcPr>
            <w:tcW w:w="1170" w:type="dxa"/>
          </w:tcPr>
          <w:p w14:paraId="45FE8D2A" w14:textId="77777777" w:rsidR="00061DE1" w:rsidRDefault="00061DE1" w:rsidP="006A4081">
            <w:pPr>
              <w:jc w:val="center"/>
              <w:rPr>
                <w:moveTo w:id="967" w:author="Mahan Dastgiri" w:date="2023-09-27T15:08:00Z"/>
                <w:rFonts w:ascii="Times New Roman" w:hAnsi="Times New Roman" w:cs="Times New Roman"/>
              </w:rPr>
            </w:pPr>
            <w:moveTo w:id="968" w:author="Mahan Dastgiri" w:date="2023-09-27T15:08:00Z">
              <w:r>
                <w:rPr>
                  <w:rFonts w:ascii="Times New Roman" w:hAnsi="Times New Roman" w:cs="Times New Roman"/>
                </w:rPr>
                <w:t>Cluster 7</w:t>
              </w:r>
            </w:moveTo>
          </w:p>
        </w:tc>
      </w:tr>
      <w:tr w:rsidR="00061DE1" w14:paraId="2C0729D6" w14:textId="77777777" w:rsidTr="006A4081">
        <w:tc>
          <w:tcPr>
            <w:tcW w:w="1514" w:type="dxa"/>
          </w:tcPr>
          <w:p w14:paraId="5FDD26B7" w14:textId="77777777" w:rsidR="00061DE1" w:rsidRDefault="00061DE1" w:rsidP="006A4081">
            <w:pPr>
              <w:rPr>
                <w:moveTo w:id="969" w:author="Mahan Dastgiri" w:date="2023-09-27T15:08:00Z"/>
                <w:rFonts w:ascii="Times New Roman" w:hAnsi="Times New Roman" w:cs="Times New Roman"/>
              </w:rPr>
            </w:pPr>
            <w:moveTo w:id="970" w:author="Mahan Dastgiri" w:date="2023-09-27T15:08:00Z">
              <w:r>
                <w:rPr>
                  <w:rFonts w:ascii="Times New Roman" w:hAnsi="Times New Roman" w:cs="Times New Roman"/>
                </w:rPr>
                <w:t>Stimulated</w:t>
              </w:r>
            </w:moveTo>
          </w:p>
        </w:tc>
        <w:tc>
          <w:tcPr>
            <w:tcW w:w="1091" w:type="dxa"/>
          </w:tcPr>
          <w:p w14:paraId="42232DF2" w14:textId="77777777" w:rsidR="00061DE1" w:rsidRDefault="00061DE1" w:rsidP="006A4081">
            <w:pPr>
              <w:rPr>
                <w:moveTo w:id="971" w:author="Mahan Dastgiri" w:date="2023-09-27T15:08:00Z"/>
                <w:rFonts w:ascii="Times New Roman" w:hAnsi="Times New Roman" w:cs="Times New Roman"/>
              </w:rPr>
            </w:pPr>
            <w:moveTo w:id="972" w:author="Mahan Dastgiri" w:date="2023-09-27T15:08:00Z">
              <w:r>
                <w:rPr>
                  <w:rFonts w:ascii="Times New Roman" w:hAnsi="Times New Roman" w:cs="Times New Roman"/>
                </w:rPr>
                <w:t>0.0013 (26.8%) 709</w:t>
              </w:r>
            </w:moveTo>
          </w:p>
        </w:tc>
        <w:tc>
          <w:tcPr>
            <w:tcW w:w="1170" w:type="dxa"/>
          </w:tcPr>
          <w:p w14:paraId="5AA6733B" w14:textId="77777777" w:rsidR="00061DE1" w:rsidRDefault="00061DE1" w:rsidP="006A4081">
            <w:pPr>
              <w:rPr>
                <w:moveTo w:id="973" w:author="Mahan Dastgiri" w:date="2023-09-27T15:08:00Z"/>
                <w:rFonts w:ascii="Times New Roman" w:hAnsi="Times New Roman" w:cs="Times New Roman"/>
              </w:rPr>
            </w:pPr>
            <w:moveTo w:id="974" w:author="Mahan Dastgiri" w:date="2023-09-27T15:08:00Z">
              <w:r>
                <w:rPr>
                  <w:rFonts w:ascii="Times New Roman" w:hAnsi="Times New Roman" w:cs="Times New Roman"/>
                </w:rPr>
                <w:t>0.0039 (29.3%) 2100</w:t>
              </w:r>
            </w:moveTo>
          </w:p>
        </w:tc>
        <w:tc>
          <w:tcPr>
            <w:tcW w:w="1170" w:type="dxa"/>
          </w:tcPr>
          <w:p w14:paraId="3E9F81DD" w14:textId="77777777" w:rsidR="00061DE1" w:rsidRDefault="00061DE1" w:rsidP="006A4081">
            <w:pPr>
              <w:rPr>
                <w:moveTo w:id="975" w:author="Mahan Dastgiri" w:date="2023-09-27T15:08:00Z"/>
                <w:rFonts w:ascii="Times New Roman" w:hAnsi="Times New Roman" w:cs="Times New Roman"/>
              </w:rPr>
            </w:pPr>
            <w:moveTo w:id="976" w:author="Mahan Dastgiri" w:date="2023-09-27T15:08:00Z">
              <w:r>
                <w:rPr>
                  <w:rFonts w:ascii="Times New Roman" w:hAnsi="Times New Roman" w:cs="Times New Roman"/>
                </w:rPr>
                <w:t>0.0018 (28.9%) 966</w:t>
              </w:r>
            </w:moveTo>
          </w:p>
        </w:tc>
        <w:tc>
          <w:tcPr>
            <w:tcW w:w="1170" w:type="dxa"/>
          </w:tcPr>
          <w:p w14:paraId="0845D68D" w14:textId="77777777" w:rsidR="00061DE1" w:rsidRDefault="00061DE1" w:rsidP="006A4081">
            <w:pPr>
              <w:rPr>
                <w:moveTo w:id="977" w:author="Mahan Dastgiri" w:date="2023-09-27T15:08:00Z"/>
                <w:rFonts w:ascii="Times New Roman" w:hAnsi="Times New Roman" w:cs="Times New Roman"/>
              </w:rPr>
            </w:pPr>
            <w:moveTo w:id="978" w:author="Mahan Dastgiri" w:date="2023-09-27T15:08:00Z">
              <w:r>
                <w:rPr>
                  <w:rFonts w:ascii="Times New Roman" w:hAnsi="Times New Roman" w:cs="Times New Roman"/>
                </w:rPr>
                <w:t>0.0010 (27.4%) 512</w:t>
              </w:r>
            </w:moveTo>
          </w:p>
        </w:tc>
        <w:tc>
          <w:tcPr>
            <w:tcW w:w="1170" w:type="dxa"/>
          </w:tcPr>
          <w:p w14:paraId="7A449BD6" w14:textId="77777777" w:rsidR="00061DE1" w:rsidRDefault="00061DE1" w:rsidP="006A4081">
            <w:pPr>
              <w:rPr>
                <w:moveTo w:id="979" w:author="Mahan Dastgiri" w:date="2023-09-27T15:08:00Z"/>
                <w:rFonts w:ascii="Times New Roman" w:hAnsi="Times New Roman" w:cs="Times New Roman"/>
              </w:rPr>
            </w:pPr>
            <w:moveTo w:id="980" w:author="Mahan Dastgiri" w:date="2023-09-27T15:08:00Z">
              <w:r>
                <w:rPr>
                  <w:rFonts w:ascii="Times New Roman" w:hAnsi="Times New Roman" w:cs="Times New Roman"/>
                </w:rPr>
                <w:t>0.0014 (20.1%) 774</w:t>
              </w:r>
            </w:moveTo>
          </w:p>
        </w:tc>
        <w:tc>
          <w:tcPr>
            <w:tcW w:w="1128" w:type="dxa"/>
          </w:tcPr>
          <w:p w14:paraId="351B5EEC" w14:textId="77777777" w:rsidR="00061DE1" w:rsidRDefault="00061DE1" w:rsidP="006A4081">
            <w:pPr>
              <w:rPr>
                <w:moveTo w:id="981" w:author="Mahan Dastgiri" w:date="2023-09-27T15:08:00Z"/>
                <w:rFonts w:ascii="Times New Roman" w:hAnsi="Times New Roman" w:cs="Times New Roman"/>
              </w:rPr>
            </w:pPr>
            <w:moveTo w:id="982" w:author="Mahan Dastgiri" w:date="2023-09-27T15:08:00Z">
              <w:r>
                <w:rPr>
                  <w:rFonts w:ascii="Times New Roman" w:hAnsi="Times New Roman" w:cs="Times New Roman"/>
                </w:rPr>
                <w:t>0.0018 (27.6%) 986</w:t>
              </w:r>
            </w:moveTo>
          </w:p>
        </w:tc>
        <w:tc>
          <w:tcPr>
            <w:tcW w:w="1170" w:type="dxa"/>
          </w:tcPr>
          <w:p w14:paraId="76155913" w14:textId="77777777" w:rsidR="00061DE1" w:rsidRDefault="00061DE1" w:rsidP="006A4081">
            <w:pPr>
              <w:rPr>
                <w:moveTo w:id="983" w:author="Mahan Dastgiri" w:date="2023-09-27T15:08:00Z"/>
                <w:rFonts w:ascii="Times New Roman" w:hAnsi="Times New Roman" w:cs="Times New Roman"/>
              </w:rPr>
            </w:pPr>
            <w:moveTo w:id="984" w:author="Mahan Dastgiri" w:date="2023-09-27T15:08:00Z">
              <w:r>
                <w:rPr>
                  <w:rFonts w:ascii="Times New Roman" w:hAnsi="Times New Roman" w:cs="Times New Roman"/>
                </w:rPr>
                <w:t>0.0008 (28.3%) 429</w:t>
              </w:r>
            </w:moveTo>
          </w:p>
        </w:tc>
      </w:tr>
      <w:tr w:rsidR="00061DE1" w14:paraId="077858C4" w14:textId="77777777" w:rsidTr="006A4081">
        <w:tc>
          <w:tcPr>
            <w:tcW w:w="1514" w:type="dxa"/>
          </w:tcPr>
          <w:p w14:paraId="29DCBADB" w14:textId="77777777" w:rsidR="00061DE1" w:rsidRDefault="00061DE1" w:rsidP="006A4081">
            <w:pPr>
              <w:rPr>
                <w:moveTo w:id="985" w:author="Mahan Dastgiri" w:date="2023-09-27T15:08:00Z"/>
                <w:rFonts w:ascii="Times New Roman" w:hAnsi="Times New Roman" w:cs="Times New Roman"/>
              </w:rPr>
            </w:pPr>
            <w:moveTo w:id="986" w:author="Mahan Dastgiri" w:date="2023-09-27T15:08:00Z">
              <w:r>
                <w:rPr>
                  <w:rFonts w:ascii="Times New Roman" w:hAnsi="Times New Roman" w:cs="Times New Roman"/>
                </w:rPr>
                <w:t>Unstimulated</w:t>
              </w:r>
            </w:moveTo>
          </w:p>
        </w:tc>
        <w:tc>
          <w:tcPr>
            <w:tcW w:w="1091" w:type="dxa"/>
          </w:tcPr>
          <w:p w14:paraId="13F91B4F" w14:textId="77777777" w:rsidR="00061DE1" w:rsidRDefault="00061DE1" w:rsidP="006A4081">
            <w:pPr>
              <w:rPr>
                <w:moveTo w:id="987" w:author="Mahan Dastgiri" w:date="2023-09-27T15:08:00Z"/>
                <w:rFonts w:ascii="Times New Roman" w:hAnsi="Times New Roman" w:cs="Times New Roman"/>
              </w:rPr>
            </w:pPr>
            <w:moveTo w:id="988" w:author="Mahan Dastgiri" w:date="2023-09-27T15:08:00Z">
              <w:r>
                <w:rPr>
                  <w:rFonts w:ascii="Times New Roman" w:hAnsi="Times New Roman" w:cs="Times New Roman"/>
                </w:rPr>
                <w:t>0.0021 (73.2%) 1941</w:t>
              </w:r>
            </w:moveTo>
          </w:p>
        </w:tc>
        <w:tc>
          <w:tcPr>
            <w:tcW w:w="1170" w:type="dxa"/>
          </w:tcPr>
          <w:p w14:paraId="56995E92" w14:textId="77777777" w:rsidR="00061DE1" w:rsidRDefault="00061DE1" w:rsidP="006A4081">
            <w:pPr>
              <w:rPr>
                <w:moveTo w:id="989" w:author="Mahan Dastgiri" w:date="2023-09-27T15:08:00Z"/>
                <w:rFonts w:ascii="Times New Roman" w:hAnsi="Times New Roman" w:cs="Times New Roman"/>
              </w:rPr>
            </w:pPr>
            <w:moveTo w:id="990" w:author="Mahan Dastgiri" w:date="2023-09-27T15:08:00Z">
              <w:r>
                <w:rPr>
                  <w:rFonts w:ascii="Times New Roman" w:hAnsi="Times New Roman" w:cs="Times New Roman"/>
                </w:rPr>
                <w:t>0.0054 (70.7%) 5056</w:t>
              </w:r>
            </w:moveTo>
          </w:p>
        </w:tc>
        <w:tc>
          <w:tcPr>
            <w:tcW w:w="1170" w:type="dxa"/>
          </w:tcPr>
          <w:p w14:paraId="54CDDBB5" w14:textId="77777777" w:rsidR="00061DE1" w:rsidRDefault="00061DE1" w:rsidP="006A4081">
            <w:pPr>
              <w:rPr>
                <w:moveTo w:id="991" w:author="Mahan Dastgiri" w:date="2023-09-27T15:08:00Z"/>
                <w:rFonts w:ascii="Times New Roman" w:hAnsi="Times New Roman" w:cs="Times New Roman"/>
              </w:rPr>
            </w:pPr>
            <w:moveTo w:id="992" w:author="Mahan Dastgiri" w:date="2023-09-27T15:08:00Z">
              <w:r>
                <w:rPr>
                  <w:rFonts w:ascii="Times New Roman" w:hAnsi="Times New Roman" w:cs="Times New Roman"/>
                </w:rPr>
                <w:t>0.0026 (71.1%) 2372</w:t>
              </w:r>
            </w:moveTo>
          </w:p>
        </w:tc>
        <w:tc>
          <w:tcPr>
            <w:tcW w:w="1170" w:type="dxa"/>
          </w:tcPr>
          <w:p w14:paraId="78729255" w14:textId="77777777" w:rsidR="00061DE1" w:rsidRDefault="00061DE1" w:rsidP="006A4081">
            <w:pPr>
              <w:rPr>
                <w:moveTo w:id="993" w:author="Mahan Dastgiri" w:date="2023-09-27T15:08:00Z"/>
                <w:rFonts w:ascii="Times New Roman" w:hAnsi="Times New Roman" w:cs="Times New Roman"/>
              </w:rPr>
            </w:pPr>
            <w:moveTo w:id="994" w:author="Mahan Dastgiri" w:date="2023-09-27T15:08:00Z">
              <w:r>
                <w:rPr>
                  <w:rFonts w:ascii="Times New Roman" w:hAnsi="Times New Roman" w:cs="Times New Roman"/>
                </w:rPr>
                <w:t>0.0015 (72.6%) 1358</w:t>
              </w:r>
            </w:moveTo>
          </w:p>
        </w:tc>
        <w:tc>
          <w:tcPr>
            <w:tcW w:w="1170" w:type="dxa"/>
          </w:tcPr>
          <w:p w14:paraId="5E64B014" w14:textId="77777777" w:rsidR="00061DE1" w:rsidRDefault="00061DE1" w:rsidP="006A4081">
            <w:pPr>
              <w:rPr>
                <w:moveTo w:id="995" w:author="Mahan Dastgiri" w:date="2023-09-27T15:08:00Z"/>
                <w:rFonts w:ascii="Times New Roman" w:hAnsi="Times New Roman" w:cs="Times New Roman"/>
              </w:rPr>
            </w:pPr>
            <w:moveTo w:id="996" w:author="Mahan Dastgiri" w:date="2023-09-27T15:08:00Z">
              <w:r>
                <w:rPr>
                  <w:rFonts w:ascii="Times New Roman" w:hAnsi="Times New Roman" w:cs="Times New Roman"/>
                </w:rPr>
                <w:t>0.0033 (79.9%) 3086</w:t>
              </w:r>
            </w:moveTo>
          </w:p>
        </w:tc>
        <w:tc>
          <w:tcPr>
            <w:tcW w:w="1128" w:type="dxa"/>
          </w:tcPr>
          <w:p w14:paraId="57C3CA01" w14:textId="77777777" w:rsidR="00061DE1" w:rsidRDefault="00061DE1" w:rsidP="006A4081">
            <w:pPr>
              <w:rPr>
                <w:moveTo w:id="997" w:author="Mahan Dastgiri" w:date="2023-09-27T15:08:00Z"/>
                <w:rFonts w:ascii="Times New Roman" w:hAnsi="Times New Roman" w:cs="Times New Roman"/>
              </w:rPr>
            </w:pPr>
            <w:moveTo w:id="998" w:author="Mahan Dastgiri" w:date="2023-09-27T15:08:00Z">
              <w:r>
                <w:rPr>
                  <w:rFonts w:ascii="Times New Roman" w:hAnsi="Times New Roman" w:cs="Times New Roman"/>
                </w:rPr>
                <w:t>0.0028 (72.4%) 2585</w:t>
              </w:r>
            </w:moveTo>
          </w:p>
        </w:tc>
        <w:tc>
          <w:tcPr>
            <w:tcW w:w="1170" w:type="dxa"/>
          </w:tcPr>
          <w:p w14:paraId="0D2960EF" w14:textId="77777777" w:rsidR="00061DE1" w:rsidRDefault="00061DE1" w:rsidP="006A4081">
            <w:pPr>
              <w:rPr>
                <w:moveTo w:id="999" w:author="Mahan Dastgiri" w:date="2023-09-27T15:08:00Z"/>
                <w:rFonts w:ascii="Times New Roman" w:hAnsi="Times New Roman" w:cs="Times New Roman"/>
              </w:rPr>
            </w:pPr>
            <w:moveTo w:id="1000" w:author="Mahan Dastgiri" w:date="2023-09-27T15:08:00Z">
              <w:r>
                <w:rPr>
                  <w:rFonts w:ascii="Times New Roman" w:hAnsi="Times New Roman" w:cs="Times New Roman"/>
                </w:rPr>
                <w:t>0.0012 (71.7%) 1089</w:t>
              </w:r>
            </w:moveTo>
          </w:p>
        </w:tc>
      </w:tr>
    </w:tbl>
    <w:p w14:paraId="2EF20390" w14:textId="77777777" w:rsidR="00061DE1" w:rsidRDefault="00061DE1" w:rsidP="00061DE1">
      <w:pPr>
        <w:rPr>
          <w:moveTo w:id="1001" w:author="Mahan Dastgiri" w:date="2023-09-27T15:08:00Z"/>
          <w:rFonts w:ascii="Times New Roman" w:hAnsi="Times New Roman" w:cs="Times New Roman"/>
        </w:rPr>
      </w:pPr>
    </w:p>
    <w:p w14:paraId="157F732C" w14:textId="77777777" w:rsidR="00061DE1" w:rsidRDefault="00061DE1" w:rsidP="00061DE1">
      <w:pPr>
        <w:rPr>
          <w:moveTo w:id="1002" w:author="Mahan Dastgiri" w:date="2023-09-27T15:08:00Z"/>
          <w:rFonts w:ascii="Times New Roman" w:hAnsi="Times New Roman" w:cs="Times New Roman"/>
        </w:rPr>
      </w:pPr>
    </w:p>
    <w:p w14:paraId="557219E1" w14:textId="77777777" w:rsidR="00061DE1" w:rsidRDefault="00061DE1" w:rsidP="00061DE1">
      <w:pPr>
        <w:rPr>
          <w:moveTo w:id="1003" w:author="Mahan Dastgiri" w:date="2023-09-27T15:08:00Z"/>
          <w:rFonts w:ascii="Times New Roman" w:hAnsi="Times New Roman" w:cs="Times New Roman"/>
        </w:rPr>
      </w:pPr>
      <w:moveTo w:id="1004" w:author="Mahan Dastgiri" w:date="2023-09-27T15:08:00Z">
        <w:r>
          <w:rPr>
            <w:rFonts w:ascii="Times New Roman" w:hAnsi="Times New Roman" w:cs="Times New Roman"/>
          </w:rPr>
          <w:t xml:space="preserve">Table 6: </w:t>
        </w:r>
        <w:r w:rsidRPr="004F3028">
          <w:rPr>
            <w:rFonts w:ascii="Times New Roman" w:hAnsi="Times New Roman" w:cs="Times New Roman"/>
          </w:rPr>
          <w:t xml:space="preserve">Proportion of the stimulated and unstimulated cells in each </w:t>
        </w:r>
        <w:r>
          <w:rPr>
            <w:rFonts w:ascii="Times New Roman" w:hAnsi="Times New Roman" w:cs="Times New Roman"/>
          </w:rPr>
          <w:t>6</w:t>
        </w:r>
        <w:r w:rsidRPr="004F3028">
          <w:rPr>
            <w:rFonts w:ascii="Times New Roman" w:hAnsi="Times New Roman" w:cs="Times New Roman"/>
          </w:rPr>
          <w:t xml:space="preserve"> clusters of the predicted </w:t>
        </w:r>
        <w:r>
          <w:rPr>
            <w:rFonts w:ascii="Times New Roman" w:hAnsi="Times New Roman" w:cs="Times New Roman"/>
          </w:rPr>
          <w:t>red</w:t>
        </w:r>
        <w:r w:rsidRPr="004F3028">
          <w:rPr>
            <w:rFonts w:ascii="Times New Roman" w:hAnsi="Times New Roman" w:cs="Times New Roman"/>
          </w:rPr>
          <w:t xml:space="preserve"> region of the </w:t>
        </w:r>
        <w:r>
          <w:rPr>
            <w:rFonts w:ascii="Times New Roman" w:hAnsi="Times New Roman" w:cs="Times New Roman"/>
          </w:rPr>
          <w:t>third</w:t>
        </w:r>
        <w:r w:rsidRPr="004F3028">
          <w:rPr>
            <w:rFonts w:ascii="Times New Roman" w:hAnsi="Times New Roman" w:cs="Times New Roman"/>
          </w:rPr>
          <w:t xml:space="preserve"> projection. The three numbers are: proportion of stimulated (unstimulated) cells from the total, percentage of stimulated (unstimulated)for the region, and number of stimulated (unstimulated) cells within the region, for each </w:t>
        </w:r>
        <w:r>
          <w:rPr>
            <w:rFonts w:ascii="Times New Roman" w:hAnsi="Times New Roman" w:cs="Times New Roman"/>
          </w:rPr>
          <w:t>cluster.</w:t>
        </w:r>
      </w:moveTo>
    </w:p>
    <w:tbl>
      <w:tblPr>
        <w:tblStyle w:val="TableGrid"/>
        <w:tblW w:w="9630" w:type="dxa"/>
        <w:tblInd w:w="-5" w:type="dxa"/>
        <w:tblLook w:val="04A0" w:firstRow="1" w:lastRow="0" w:firstColumn="1" w:lastColumn="0" w:noHBand="0" w:noVBand="1"/>
      </w:tblPr>
      <w:tblGrid>
        <w:gridCol w:w="1514"/>
        <w:gridCol w:w="1352"/>
        <w:gridCol w:w="1353"/>
        <w:gridCol w:w="1353"/>
        <w:gridCol w:w="1352"/>
        <w:gridCol w:w="1353"/>
        <w:gridCol w:w="1353"/>
      </w:tblGrid>
      <w:tr w:rsidR="00061DE1" w14:paraId="79953882" w14:textId="77777777" w:rsidTr="006A4081">
        <w:tc>
          <w:tcPr>
            <w:tcW w:w="1514" w:type="dxa"/>
          </w:tcPr>
          <w:p w14:paraId="15579DBD" w14:textId="77777777" w:rsidR="00061DE1" w:rsidRDefault="00061DE1" w:rsidP="006A4081">
            <w:pPr>
              <w:rPr>
                <w:moveTo w:id="1005" w:author="Mahan Dastgiri" w:date="2023-09-27T15:08:00Z"/>
                <w:rFonts w:ascii="Times New Roman" w:hAnsi="Times New Roman" w:cs="Times New Roman"/>
              </w:rPr>
            </w:pPr>
          </w:p>
        </w:tc>
        <w:tc>
          <w:tcPr>
            <w:tcW w:w="1352" w:type="dxa"/>
          </w:tcPr>
          <w:p w14:paraId="5D4B1CB2" w14:textId="77777777" w:rsidR="00061DE1" w:rsidRDefault="00061DE1" w:rsidP="006A4081">
            <w:pPr>
              <w:jc w:val="center"/>
              <w:rPr>
                <w:moveTo w:id="1006" w:author="Mahan Dastgiri" w:date="2023-09-27T15:08:00Z"/>
                <w:rFonts w:ascii="Times New Roman" w:hAnsi="Times New Roman" w:cs="Times New Roman"/>
              </w:rPr>
            </w:pPr>
            <w:moveTo w:id="1007" w:author="Mahan Dastgiri" w:date="2023-09-27T15:08:00Z">
              <w:r>
                <w:rPr>
                  <w:rFonts w:ascii="Times New Roman" w:hAnsi="Times New Roman" w:cs="Times New Roman"/>
                </w:rPr>
                <w:t>Cluster 1</w:t>
              </w:r>
            </w:moveTo>
          </w:p>
        </w:tc>
        <w:tc>
          <w:tcPr>
            <w:tcW w:w="1353" w:type="dxa"/>
          </w:tcPr>
          <w:p w14:paraId="2598CBFB" w14:textId="77777777" w:rsidR="00061DE1" w:rsidRDefault="00061DE1" w:rsidP="006A4081">
            <w:pPr>
              <w:jc w:val="center"/>
              <w:rPr>
                <w:moveTo w:id="1008" w:author="Mahan Dastgiri" w:date="2023-09-27T15:08:00Z"/>
                <w:rFonts w:ascii="Times New Roman" w:hAnsi="Times New Roman" w:cs="Times New Roman"/>
              </w:rPr>
            </w:pPr>
            <w:moveTo w:id="1009" w:author="Mahan Dastgiri" w:date="2023-09-27T15:08:00Z">
              <w:r>
                <w:rPr>
                  <w:rFonts w:ascii="Times New Roman" w:hAnsi="Times New Roman" w:cs="Times New Roman"/>
                </w:rPr>
                <w:t>Cluster 2</w:t>
              </w:r>
            </w:moveTo>
          </w:p>
        </w:tc>
        <w:tc>
          <w:tcPr>
            <w:tcW w:w="1353" w:type="dxa"/>
          </w:tcPr>
          <w:p w14:paraId="71D62490" w14:textId="77777777" w:rsidR="00061DE1" w:rsidRDefault="00061DE1" w:rsidP="006A4081">
            <w:pPr>
              <w:jc w:val="center"/>
              <w:rPr>
                <w:moveTo w:id="1010" w:author="Mahan Dastgiri" w:date="2023-09-27T15:08:00Z"/>
                <w:rFonts w:ascii="Times New Roman" w:hAnsi="Times New Roman" w:cs="Times New Roman"/>
              </w:rPr>
            </w:pPr>
            <w:moveTo w:id="1011" w:author="Mahan Dastgiri" w:date="2023-09-27T15:08:00Z">
              <w:r>
                <w:rPr>
                  <w:rFonts w:ascii="Times New Roman" w:hAnsi="Times New Roman" w:cs="Times New Roman"/>
                </w:rPr>
                <w:t>Cluster 3</w:t>
              </w:r>
            </w:moveTo>
          </w:p>
        </w:tc>
        <w:tc>
          <w:tcPr>
            <w:tcW w:w="1352" w:type="dxa"/>
          </w:tcPr>
          <w:p w14:paraId="3F4593FC" w14:textId="77777777" w:rsidR="00061DE1" w:rsidRDefault="00061DE1" w:rsidP="006A4081">
            <w:pPr>
              <w:jc w:val="center"/>
              <w:rPr>
                <w:moveTo w:id="1012" w:author="Mahan Dastgiri" w:date="2023-09-27T15:08:00Z"/>
                <w:rFonts w:ascii="Times New Roman" w:hAnsi="Times New Roman" w:cs="Times New Roman"/>
              </w:rPr>
            </w:pPr>
            <w:moveTo w:id="1013" w:author="Mahan Dastgiri" w:date="2023-09-27T15:08:00Z">
              <w:r>
                <w:rPr>
                  <w:rFonts w:ascii="Times New Roman" w:hAnsi="Times New Roman" w:cs="Times New Roman"/>
                </w:rPr>
                <w:t>Cluster 4</w:t>
              </w:r>
            </w:moveTo>
          </w:p>
        </w:tc>
        <w:tc>
          <w:tcPr>
            <w:tcW w:w="1353" w:type="dxa"/>
          </w:tcPr>
          <w:p w14:paraId="6B4B0522" w14:textId="77777777" w:rsidR="00061DE1" w:rsidRDefault="00061DE1" w:rsidP="006A4081">
            <w:pPr>
              <w:jc w:val="center"/>
              <w:rPr>
                <w:moveTo w:id="1014" w:author="Mahan Dastgiri" w:date="2023-09-27T15:08:00Z"/>
                <w:rFonts w:ascii="Times New Roman" w:hAnsi="Times New Roman" w:cs="Times New Roman"/>
              </w:rPr>
            </w:pPr>
            <w:moveTo w:id="1015" w:author="Mahan Dastgiri" w:date="2023-09-27T15:08:00Z">
              <w:r>
                <w:rPr>
                  <w:rFonts w:ascii="Times New Roman" w:hAnsi="Times New Roman" w:cs="Times New Roman"/>
                </w:rPr>
                <w:t>Cluster 5</w:t>
              </w:r>
            </w:moveTo>
          </w:p>
        </w:tc>
        <w:tc>
          <w:tcPr>
            <w:tcW w:w="1353" w:type="dxa"/>
          </w:tcPr>
          <w:p w14:paraId="3810DA58" w14:textId="77777777" w:rsidR="00061DE1" w:rsidRDefault="00061DE1" w:rsidP="006A4081">
            <w:pPr>
              <w:jc w:val="center"/>
              <w:rPr>
                <w:moveTo w:id="1016" w:author="Mahan Dastgiri" w:date="2023-09-27T15:08:00Z"/>
                <w:rFonts w:ascii="Times New Roman" w:hAnsi="Times New Roman" w:cs="Times New Roman"/>
              </w:rPr>
            </w:pPr>
            <w:moveTo w:id="1017" w:author="Mahan Dastgiri" w:date="2023-09-27T15:08:00Z">
              <w:r>
                <w:rPr>
                  <w:rFonts w:ascii="Times New Roman" w:hAnsi="Times New Roman" w:cs="Times New Roman"/>
                </w:rPr>
                <w:t>Cluster 6</w:t>
              </w:r>
            </w:moveTo>
          </w:p>
        </w:tc>
      </w:tr>
      <w:tr w:rsidR="00061DE1" w14:paraId="43C1CD69" w14:textId="77777777" w:rsidTr="006A4081">
        <w:tc>
          <w:tcPr>
            <w:tcW w:w="1514" w:type="dxa"/>
          </w:tcPr>
          <w:p w14:paraId="6CA5CB8F" w14:textId="77777777" w:rsidR="00061DE1" w:rsidRDefault="00061DE1" w:rsidP="006A4081">
            <w:pPr>
              <w:rPr>
                <w:moveTo w:id="1018" w:author="Mahan Dastgiri" w:date="2023-09-27T15:08:00Z"/>
                <w:rFonts w:ascii="Times New Roman" w:hAnsi="Times New Roman" w:cs="Times New Roman"/>
              </w:rPr>
            </w:pPr>
            <w:moveTo w:id="1019" w:author="Mahan Dastgiri" w:date="2023-09-27T15:08:00Z">
              <w:r>
                <w:rPr>
                  <w:rFonts w:ascii="Times New Roman" w:hAnsi="Times New Roman" w:cs="Times New Roman"/>
                </w:rPr>
                <w:t>Stimulated</w:t>
              </w:r>
            </w:moveTo>
          </w:p>
        </w:tc>
        <w:tc>
          <w:tcPr>
            <w:tcW w:w="1352" w:type="dxa"/>
          </w:tcPr>
          <w:p w14:paraId="2F7F2237" w14:textId="77777777" w:rsidR="00061DE1" w:rsidRDefault="00061DE1" w:rsidP="006A4081">
            <w:pPr>
              <w:rPr>
                <w:moveTo w:id="1020" w:author="Mahan Dastgiri" w:date="2023-09-27T15:08:00Z"/>
                <w:rFonts w:ascii="Times New Roman" w:hAnsi="Times New Roman" w:cs="Times New Roman"/>
              </w:rPr>
            </w:pPr>
            <w:moveTo w:id="1021" w:author="Mahan Dastgiri" w:date="2023-09-27T15:08:00Z">
              <w:r>
                <w:rPr>
                  <w:rFonts w:ascii="Times New Roman" w:hAnsi="Times New Roman" w:cs="Times New Roman"/>
                </w:rPr>
                <w:t>0.0029 (26.6%) 1546</w:t>
              </w:r>
            </w:moveTo>
          </w:p>
        </w:tc>
        <w:tc>
          <w:tcPr>
            <w:tcW w:w="1353" w:type="dxa"/>
          </w:tcPr>
          <w:p w14:paraId="3B5055CC" w14:textId="77777777" w:rsidR="00061DE1" w:rsidRDefault="00061DE1" w:rsidP="006A4081">
            <w:pPr>
              <w:rPr>
                <w:moveTo w:id="1022" w:author="Mahan Dastgiri" w:date="2023-09-27T15:08:00Z"/>
                <w:rFonts w:ascii="Times New Roman" w:hAnsi="Times New Roman" w:cs="Times New Roman"/>
              </w:rPr>
            </w:pPr>
            <w:moveTo w:id="1023" w:author="Mahan Dastgiri" w:date="2023-09-27T15:08:00Z">
              <w:r>
                <w:rPr>
                  <w:rFonts w:ascii="Times New Roman" w:hAnsi="Times New Roman" w:cs="Times New Roman"/>
                </w:rPr>
                <w:t>0.0033 (25.5%) 1777</w:t>
              </w:r>
            </w:moveTo>
          </w:p>
        </w:tc>
        <w:tc>
          <w:tcPr>
            <w:tcW w:w="1353" w:type="dxa"/>
          </w:tcPr>
          <w:p w14:paraId="13F84755" w14:textId="77777777" w:rsidR="00061DE1" w:rsidRDefault="00061DE1" w:rsidP="006A4081">
            <w:pPr>
              <w:rPr>
                <w:moveTo w:id="1024" w:author="Mahan Dastgiri" w:date="2023-09-27T15:08:00Z"/>
                <w:rFonts w:ascii="Times New Roman" w:hAnsi="Times New Roman" w:cs="Times New Roman"/>
              </w:rPr>
            </w:pPr>
            <w:moveTo w:id="1025" w:author="Mahan Dastgiri" w:date="2023-09-27T15:08:00Z">
              <w:r>
                <w:rPr>
                  <w:rFonts w:ascii="Times New Roman" w:hAnsi="Times New Roman" w:cs="Times New Roman"/>
                </w:rPr>
                <w:t>0.0007 (26.9%) 384</w:t>
              </w:r>
            </w:moveTo>
          </w:p>
        </w:tc>
        <w:tc>
          <w:tcPr>
            <w:tcW w:w="1352" w:type="dxa"/>
          </w:tcPr>
          <w:p w14:paraId="36D541A6" w14:textId="77777777" w:rsidR="00061DE1" w:rsidRDefault="00061DE1" w:rsidP="006A4081">
            <w:pPr>
              <w:rPr>
                <w:moveTo w:id="1026" w:author="Mahan Dastgiri" w:date="2023-09-27T15:08:00Z"/>
                <w:rFonts w:ascii="Times New Roman" w:hAnsi="Times New Roman" w:cs="Times New Roman"/>
              </w:rPr>
            </w:pPr>
            <w:moveTo w:id="1027" w:author="Mahan Dastgiri" w:date="2023-09-27T15:08:00Z">
              <w:r>
                <w:rPr>
                  <w:rFonts w:ascii="Times New Roman" w:hAnsi="Times New Roman" w:cs="Times New Roman"/>
                </w:rPr>
                <w:t>0.0014 (25.3%) 753</w:t>
              </w:r>
            </w:moveTo>
          </w:p>
        </w:tc>
        <w:tc>
          <w:tcPr>
            <w:tcW w:w="1353" w:type="dxa"/>
          </w:tcPr>
          <w:p w14:paraId="2E4458DE" w14:textId="77777777" w:rsidR="00061DE1" w:rsidRDefault="00061DE1" w:rsidP="006A4081">
            <w:pPr>
              <w:rPr>
                <w:moveTo w:id="1028" w:author="Mahan Dastgiri" w:date="2023-09-27T15:08:00Z"/>
                <w:rFonts w:ascii="Times New Roman" w:hAnsi="Times New Roman" w:cs="Times New Roman"/>
              </w:rPr>
            </w:pPr>
            <w:moveTo w:id="1029" w:author="Mahan Dastgiri" w:date="2023-09-27T15:08:00Z">
              <w:r>
                <w:rPr>
                  <w:rFonts w:ascii="Times New Roman" w:hAnsi="Times New Roman" w:cs="Times New Roman"/>
                </w:rPr>
                <w:t>0.0005 (19.8%) 252</w:t>
              </w:r>
            </w:moveTo>
          </w:p>
        </w:tc>
        <w:tc>
          <w:tcPr>
            <w:tcW w:w="1353" w:type="dxa"/>
          </w:tcPr>
          <w:p w14:paraId="0F121524" w14:textId="77777777" w:rsidR="00061DE1" w:rsidRDefault="00061DE1" w:rsidP="006A4081">
            <w:pPr>
              <w:rPr>
                <w:moveTo w:id="1030" w:author="Mahan Dastgiri" w:date="2023-09-27T15:08:00Z"/>
                <w:rFonts w:ascii="Times New Roman" w:hAnsi="Times New Roman" w:cs="Times New Roman"/>
              </w:rPr>
            </w:pPr>
            <w:moveTo w:id="1031" w:author="Mahan Dastgiri" w:date="2023-09-27T15:08:00Z">
              <w:r>
                <w:rPr>
                  <w:rFonts w:ascii="Times New Roman" w:hAnsi="Times New Roman" w:cs="Times New Roman"/>
                </w:rPr>
                <w:t>0.0008 (24.1%) 435</w:t>
              </w:r>
            </w:moveTo>
          </w:p>
        </w:tc>
      </w:tr>
      <w:tr w:rsidR="00061DE1" w14:paraId="729BDE64" w14:textId="77777777" w:rsidTr="006A4081">
        <w:tc>
          <w:tcPr>
            <w:tcW w:w="1514" w:type="dxa"/>
          </w:tcPr>
          <w:p w14:paraId="7CF20BFC" w14:textId="77777777" w:rsidR="00061DE1" w:rsidRDefault="00061DE1" w:rsidP="006A4081">
            <w:pPr>
              <w:rPr>
                <w:moveTo w:id="1032" w:author="Mahan Dastgiri" w:date="2023-09-27T15:08:00Z"/>
                <w:rFonts w:ascii="Times New Roman" w:hAnsi="Times New Roman" w:cs="Times New Roman"/>
              </w:rPr>
            </w:pPr>
            <w:moveTo w:id="1033" w:author="Mahan Dastgiri" w:date="2023-09-27T15:08:00Z">
              <w:r>
                <w:rPr>
                  <w:rFonts w:ascii="Times New Roman" w:hAnsi="Times New Roman" w:cs="Times New Roman"/>
                </w:rPr>
                <w:t>Unstimulated</w:t>
              </w:r>
            </w:moveTo>
          </w:p>
        </w:tc>
        <w:tc>
          <w:tcPr>
            <w:tcW w:w="1352" w:type="dxa"/>
          </w:tcPr>
          <w:p w14:paraId="6CC2B064" w14:textId="77777777" w:rsidR="00061DE1" w:rsidRDefault="00061DE1" w:rsidP="006A4081">
            <w:pPr>
              <w:rPr>
                <w:moveTo w:id="1034" w:author="Mahan Dastgiri" w:date="2023-09-27T15:08:00Z"/>
                <w:rFonts w:ascii="Times New Roman" w:hAnsi="Times New Roman" w:cs="Times New Roman"/>
              </w:rPr>
            </w:pPr>
            <w:moveTo w:id="1035" w:author="Mahan Dastgiri" w:date="2023-09-27T15:08:00Z">
              <w:r>
                <w:rPr>
                  <w:rFonts w:ascii="Times New Roman" w:hAnsi="Times New Roman" w:cs="Times New Roman"/>
                </w:rPr>
                <w:t>0.0046 (73.4%) 4269</w:t>
              </w:r>
            </w:moveTo>
          </w:p>
        </w:tc>
        <w:tc>
          <w:tcPr>
            <w:tcW w:w="1353" w:type="dxa"/>
          </w:tcPr>
          <w:p w14:paraId="03F5D11C" w14:textId="77777777" w:rsidR="00061DE1" w:rsidRDefault="00061DE1" w:rsidP="006A4081">
            <w:pPr>
              <w:rPr>
                <w:moveTo w:id="1036" w:author="Mahan Dastgiri" w:date="2023-09-27T15:08:00Z"/>
                <w:rFonts w:ascii="Times New Roman" w:hAnsi="Times New Roman" w:cs="Times New Roman"/>
              </w:rPr>
            </w:pPr>
            <w:moveTo w:id="1037" w:author="Mahan Dastgiri" w:date="2023-09-27T15:08:00Z">
              <w:r>
                <w:rPr>
                  <w:rFonts w:ascii="Times New Roman" w:hAnsi="Times New Roman" w:cs="Times New Roman"/>
                </w:rPr>
                <w:t>0.0056 (74.5%) 5196</w:t>
              </w:r>
            </w:moveTo>
          </w:p>
        </w:tc>
        <w:tc>
          <w:tcPr>
            <w:tcW w:w="1353" w:type="dxa"/>
          </w:tcPr>
          <w:p w14:paraId="0863DE7D" w14:textId="77777777" w:rsidR="00061DE1" w:rsidRDefault="00061DE1" w:rsidP="006A4081">
            <w:pPr>
              <w:rPr>
                <w:moveTo w:id="1038" w:author="Mahan Dastgiri" w:date="2023-09-27T15:08:00Z"/>
                <w:rFonts w:ascii="Times New Roman" w:hAnsi="Times New Roman" w:cs="Times New Roman"/>
              </w:rPr>
            </w:pPr>
            <w:moveTo w:id="1039" w:author="Mahan Dastgiri" w:date="2023-09-27T15:08:00Z">
              <w:r>
                <w:rPr>
                  <w:rFonts w:ascii="Times New Roman" w:hAnsi="Times New Roman" w:cs="Times New Roman"/>
                </w:rPr>
                <w:t>0.0011 (73.1%) 1043</w:t>
              </w:r>
            </w:moveTo>
          </w:p>
        </w:tc>
        <w:tc>
          <w:tcPr>
            <w:tcW w:w="1352" w:type="dxa"/>
          </w:tcPr>
          <w:p w14:paraId="7A5B278A" w14:textId="77777777" w:rsidR="00061DE1" w:rsidRDefault="00061DE1" w:rsidP="006A4081">
            <w:pPr>
              <w:rPr>
                <w:moveTo w:id="1040" w:author="Mahan Dastgiri" w:date="2023-09-27T15:08:00Z"/>
                <w:rFonts w:ascii="Times New Roman" w:hAnsi="Times New Roman" w:cs="Times New Roman"/>
              </w:rPr>
            </w:pPr>
            <w:moveTo w:id="1041" w:author="Mahan Dastgiri" w:date="2023-09-27T15:08:00Z">
              <w:r>
                <w:rPr>
                  <w:rFonts w:ascii="Times New Roman" w:hAnsi="Times New Roman" w:cs="Times New Roman"/>
                </w:rPr>
                <w:t>0.0024 (74.7%) 2225</w:t>
              </w:r>
            </w:moveTo>
          </w:p>
        </w:tc>
        <w:tc>
          <w:tcPr>
            <w:tcW w:w="1353" w:type="dxa"/>
          </w:tcPr>
          <w:p w14:paraId="1608D9F0" w14:textId="77777777" w:rsidR="00061DE1" w:rsidRDefault="00061DE1" w:rsidP="006A4081">
            <w:pPr>
              <w:rPr>
                <w:moveTo w:id="1042" w:author="Mahan Dastgiri" w:date="2023-09-27T15:08:00Z"/>
                <w:rFonts w:ascii="Times New Roman" w:hAnsi="Times New Roman" w:cs="Times New Roman"/>
              </w:rPr>
            </w:pPr>
            <w:moveTo w:id="1043" w:author="Mahan Dastgiri" w:date="2023-09-27T15:08:00Z">
              <w:r>
                <w:rPr>
                  <w:rFonts w:ascii="Times New Roman" w:hAnsi="Times New Roman" w:cs="Times New Roman"/>
                </w:rPr>
                <w:t>0.0011 (80.2%) 1023</w:t>
              </w:r>
            </w:moveTo>
          </w:p>
        </w:tc>
        <w:tc>
          <w:tcPr>
            <w:tcW w:w="1353" w:type="dxa"/>
          </w:tcPr>
          <w:p w14:paraId="6C9D88F4" w14:textId="77777777" w:rsidR="00061DE1" w:rsidRDefault="00061DE1" w:rsidP="006A4081">
            <w:pPr>
              <w:rPr>
                <w:moveTo w:id="1044" w:author="Mahan Dastgiri" w:date="2023-09-27T15:08:00Z"/>
                <w:rFonts w:ascii="Times New Roman" w:hAnsi="Times New Roman" w:cs="Times New Roman"/>
              </w:rPr>
            </w:pPr>
            <w:moveTo w:id="1045" w:author="Mahan Dastgiri" w:date="2023-09-27T15:08:00Z">
              <w:r>
                <w:rPr>
                  <w:rFonts w:ascii="Times New Roman" w:hAnsi="Times New Roman" w:cs="Times New Roman"/>
                </w:rPr>
                <w:t>0.0015 (75.9%) 1372</w:t>
              </w:r>
            </w:moveTo>
          </w:p>
        </w:tc>
      </w:tr>
    </w:tbl>
    <w:p w14:paraId="60AF95CA" w14:textId="77777777" w:rsidR="00061DE1" w:rsidRDefault="00061DE1" w:rsidP="00061DE1">
      <w:pPr>
        <w:rPr>
          <w:moveTo w:id="1046" w:author="Mahan Dastgiri" w:date="2023-09-27T15:08:00Z"/>
          <w:rFonts w:ascii="Times New Roman" w:hAnsi="Times New Roman" w:cs="Times New Roman"/>
        </w:rPr>
      </w:pPr>
    </w:p>
    <w:moveToRangeEnd w:id="952"/>
    <w:p w14:paraId="0C5E3EF8" w14:textId="77777777" w:rsidR="00061DE1" w:rsidRPr="00C86FA0" w:rsidRDefault="00061DE1" w:rsidP="00061DE1">
      <w:pPr>
        <w:autoSpaceDE w:val="0"/>
        <w:autoSpaceDN w:val="0"/>
        <w:adjustRightInd w:val="0"/>
        <w:spacing w:after="0" w:line="240" w:lineRule="auto"/>
        <w:rPr>
          <w:rFonts w:ascii="Times New Roman" w:hAnsi="Times New Roman" w:cs="Times New Roman"/>
          <w:sz w:val="24"/>
          <w:szCs w:val="24"/>
        </w:rPr>
      </w:pPr>
    </w:p>
    <w:sectPr w:rsidR="00061DE1" w:rsidRPr="00C86FA0">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ED3AF" w14:textId="77777777" w:rsidR="004E2179" w:rsidRDefault="004E2179" w:rsidP="00D213E3">
      <w:pPr>
        <w:spacing w:after="0" w:line="240" w:lineRule="auto"/>
      </w:pPr>
      <w:r>
        <w:separator/>
      </w:r>
    </w:p>
  </w:endnote>
  <w:endnote w:type="continuationSeparator" w:id="0">
    <w:p w14:paraId="5931CEEB" w14:textId="77777777" w:rsidR="004E2179" w:rsidRDefault="004E2179" w:rsidP="00D213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8404090"/>
      <w:docPartObj>
        <w:docPartGallery w:val="Page Numbers (Bottom of Page)"/>
        <w:docPartUnique/>
      </w:docPartObj>
    </w:sdtPr>
    <w:sdtContent>
      <w:sdt>
        <w:sdtPr>
          <w:id w:val="-1769616900"/>
          <w:docPartObj>
            <w:docPartGallery w:val="Page Numbers (Top of Page)"/>
            <w:docPartUnique/>
          </w:docPartObj>
        </w:sdtPr>
        <w:sdtContent>
          <w:p w14:paraId="08012657" w14:textId="43289252" w:rsidR="00D213E3" w:rsidRDefault="00D213E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0CCB05F" w14:textId="77777777" w:rsidR="00D213E3" w:rsidRDefault="00D213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9589E" w14:textId="77777777" w:rsidR="004E2179" w:rsidRDefault="004E2179" w:rsidP="00D213E3">
      <w:pPr>
        <w:spacing w:after="0" w:line="240" w:lineRule="auto"/>
      </w:pPr>
      <w:r>
        <w:separator/>
      </w:r>
    </w:p>
  </w:footnote>
  <w:footnote w:type="continuationSeparator" w:id="0">
    <w:p w14:paraId="60CFE1F1" w14:textId="77777777" w:rsidR="004E2179" w:rsidRDefault="004E2179" w:rsidP="00D213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AF5D5" w14:textId="4B2F3FF8" w:rsidR="00543E3B" w:rsidRDefault="00A43D9D">
    <w:pPr>
      <w:pStyle w:val="Header"/>
    </w:pPr>
    <w:r>
      <w:t>Draft 1</w:t>
    </w:r>
    <w:r w:rsidR="00543E3B">
      <w:tab/>
    </w:r>
    <w:r w:rsidR="00543E3B">
      <w:tab/>
    </w:r>
    <w:r w:rsidR="00092875">
      <w:t>06/08/2023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4331"/>
    <w:multiLevelType w:val="hybridMultilevel"/>
    <w:tmpl w:val="88F0C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0042E4"/>
    <w:multiLevelType w:val="multilevel"/>
    <w:tmpl w:val="B8B6B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F6DB1"/>
    <w:multiLevelType w:val="hybridMultilevel"/>
    <w:tmpl w:val="27461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E82AF1"/>
    <w:multiLevelType w:val="hybridMultilevel"/>
    <w:tmpl w:val="93B635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042794"/>
    <w:multiLevelType w:val="multilevel"/>
    <w:tmpl w:val="61D80C38"/>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24CD10ED"/>
    <w:multiLevelType w:val="multilevel"/>
    <w:tmpl w:val="2A8C9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B80805"/>
    <w:multiLevelType w:val="hybridMultilevel"/>
    <w:tmpl w:val="01E4CC92"/>
    <w:lvl w:ilvl="0" w:tplc="A328DD3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B314FA0"/>
    <w:multiLevelType w:val="multilevel"/>
    <w:tmpl w:val="FC4A3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446EEB"/>
    <w:multiLevelType w:val="hybridMultilevel"/>
    <w:tmpl w:val="6DD4F63A"/>
    <w:lvl w:ilvl="0" w:tplc="2848A8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4D3B2A"/>
    <w:multiLevelType w:val="hybridMultilevel"/>
    <w:tmpl w:val="9BA0D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60526406">
    <w:abstractNumId w:val="4"/>
  </w:num>
  <w:num w:numId="2" w16cid:durableId="645550779">
    <w:abstractNumId w:val="2"/>
  </w:num>
  <w:num w:numId="3" w16cid:durableId="2113937344">
    <w:abstractNumId w:val="3"/>
  </w:num>
  <w:num w:numId="4" w16cid:durableId="551774499">
    <w:abstractNumId w:val="0"/>
  </w:num>
  <w:num w:numId="5" w16cid:durableId="1430395413">
    <w:abstractNumId w:val="6"/>
  </w:num>
  <w:num w:numId="6" w16cid:durableId="798298875">
    <w:abstractNumId w:val="9"/>
  </w:num>
  <w:num w:numId="7" w16cid:durableId="1263489686">
    <w:abstractNumId w:val="8"/>
  </w:num>
  <w:num w:numId="8" w16cid:durableId="1094669719">
    <w:abstractNumId w:val="1"/>
  </w:num>
  <w:num w:numId="9" w16cid:durableId="1901987145">
    <w:abstractNumId w:val="7"/>
  </w:num>
  <w:num w:numId="10" w16cid:durableId="559555214">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becca Mary Peter">
    <w15:presenceInfo w15:providerId="AD" w15:userId="S::rm1360@pharmacy.rutgers.edu::4aeb113e-8557-45b0-9033-313cfb5610fd"/>
  </w15:person>
  <w15:person w15:author="Mahan Dastgiri">
    <w15:presenceInfo w15:providerId="AD" w15:userId="S::md1518@stat.rutgers.edu::5c90c039-049f-4145-941f-71c8b656b692"/>
  </w15:person>
  <w15:person w15:author="博俊 周">
    <w15:presenceInfo w15:providerId="Windows Live" w15:userId="7df531131122331a"/>
  </w15:person>
  <w15:person w15:author="Yajie Duan">
    <w15:presenceInfo w15:providerId="AD" w15:userId="S::yd254@stat.rutgers.edu::6a460860-ddbc-4dc3-aaf4-e5ca6ca9f0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0&lt;/ScanUnformatted&gt;&lt;ScanChanges&gt;0&lt;/ScanChanges&gt;&lt;Suspended&gt;0&lt;/Suspended&gt;&lt;/ENInstantFormat&gt;"/>
    <w:docVar w:name="EN.Layout" w:val="&lt;ENLayout&gt;&lt;Style&gt;IEEE Proceeding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0serddflaftx2er9znvds5az5sresetazep&quot;&gt;Flow Cytometry Diff Analysis EndNote Library&lt;record-ids&gt;&lt;item&gt;1&lt;/item&gt;&lt;/record-ids&gt;&lt;/item&gt;&lt;/Libraries&gt;"/>
  </w:docVars>
  <w:rsids>
    <w:rsidRoot w:val="005D16CB"/>
    <w:rsid w:val="00000D19"/>
    <w:rsid w:val="000023C7"/>
    <w:rsid w:val="00002865"/>
    <w:rsid w:val="00003B0E"/>
    <w:rsid w:val="00004DA8"/>
    <w:rsid w:val="00014F9F"/>
    <w:rsid w:val="0001733A"/>
    <w:rsid w:val="00021E8A"/>
    <w:rsid w:val="00021EF8"/>
    <w:rsid w:val="00023DD3"/>
    <w:rsid w:val="00035D1D"/>
    <w:rsid w:val="00041A49"/>
    <w:rsid w:val="00042359"/>
    <w:rsid w:val="0005203D"/>
    <w:rsid w:val="00052FE1"/>
    <w:rsid w:val="00053A6F"/>
    <w:rsid w:val="00061D97"/>
    <w:rsid w:val="00061DE1"/>
    <w:rsid w:val="0006260D"/>
    <w:rsid w:val="00062EA0"/>
    <w:rsid w:val="000660DF"/>
    <w:rsid w:val="0006639D"/>
    <w:rsid w:val="00067E01"/>
    <w:rsid w:val="000706CE"/>
    <w:rsid w:val="000768E6"/>
    <w:rsid w:val="000778BF"/>
    <w:rsid w:val="00085587"/>
    <w:rsid w:val="0008782D"/>
    <w:rsid w:val="00090787"/>
    <w:rsid w:val="00092875"/>
    <w:rsid w:val="00092E34"/>
    <w:rsid w:val="00095198"/>
    <w:rsid w:val="000A32E8"/>
    <w:rsid w:val="000A3666"/>
    <w:rsid w:val="000B2105"/>
    <w:rsid w:val="000B46E0"/>
    <w:rsid w:val="000C3A4D"/>
    <w:rsid w:val="000D0276"/>
    <w:rsid w:val="000D2671"/>
    <w:rsid w:val="000E1AD2"/>
    <w:rsid w:val="000E4B35"/>
    <w:rsid w:val="000F1526"/>
    <w:rsid w:val="000F282B"/>
    <w:rsid w:val="000F3CC7"/>
    <w:rsid w:val="000F3EF3"/>
    <w:rsid w:val="000F78DC"/>
    <w:rsid w:val="001034F8"/>
    <w:rsid w:val="001073B2"/>
    <w:rsid w:val="00111945"/>
    <w:rsid w:val="00116D3B"/>
    <w:rsid w:val="00117179"/>
    <w:rsid w:val="001179CF"/>
    <w:rsid w:val="00120EBE"/>
    <w:rsid w:val="0012147A"/>
    <w:rsid w:val="001308A1"/>
    <w:rsid w:val="001321F4"/>
    <w:rsid w:val="00132B27"/>
    <w:rsid w:val="00135096"/>
    <w:rsid w:val="001377F6"/>
    <w:rsid w:val="00137FBE"/>
    <w:rsid w:val="00147A26"/>
    <w:rsid w:val="00147DEE"/>
    <w:rsid w:val="001509D3"/>
    <w:rsid w:val="00155664"/>
    <w:rsid w:val="00155D11"/>
    <w:rsid w:val="00156EC6"/>
    <w:rsid w:val="001608A0"/>
    <w:rsid w:val="001657C8"/>
    <w:rsid w:val="00166C50"/>
    <w:rsid w:val="00166FDD"/>
    <w:rsid w:val="0017158A"/>
    <w:rsid w:val="001732A6"/>
    <w:rsid w:val="001736D5"/>
    <w:rsid w:val="00174517"/>
    <w:rsid w:val="00181EB7"/>
    <w:rsid w:val="00182F55"/>
    <w:rsid w:val="0018387B"/>
    <w:rsid w:val="001905C6"/>
    <w:rsid w:val="00190798"/>
    <w:rsid w:val="00192430"/>
    <w:rsid w:val="001A08DA"/>
    <w:rsid w:val="001A1313"/>
    <w:rsid w:val="001A3D69"/>
    <w:rsid w:val="001A460A"/>
    <w:rsid w:val="001A5D59"/>
    <w:rsid w:val="001A6E77"/>
    <w:rsid w:val="001A74FC"/>
    <w:rsid w:val="001B172A"/>
    <w:rsid w:val="001B1E96"/>
    <w:rsid w:val="001B3AF9"/>
    <w:rsid w:val="001B4B20"/>
    <w:rsid w:val="001D0FF5"/>
    <w:rsid w:val="001D1B62"/>
    <w:rsid w:val="001D5083"/>
    <w:rsid w:val="001D543E"/>
    <w:rsid w:val="001D545F"/>
    <w:rsid w:val="001D77CA"/>
    <w:rsid w:val="001E0959"/>
    <w:rsid w:val="001E4B6E"/>
    <w:rsid w:val="001E4DB0"/>
    <w:rsid w:val="001E5218"/>
    <w:rsid w:val="001E7A44"/>
    <w:rsid w:val="001F06DD"/>
    <w:rsid w:val="001F19F2"/>
    <w:rsid w:val="001F4D9B"/>
    <w:rsid w:val="001F5415"/>
    <w:rsid w:val="001F645A"/>
    <w:rsid w:val="00205006"/>
    <w:rsid w:val="00206CF6"/>
    <w:rsid w:val="0021056B"/>
    <w:rsid w:val="00210C7E"/>
    <w:rsid w:val="00210E9A"/>
    <w:rsid w:val="00211381"/>
    <w:rsid w:val="00216A77"/>
    <w:rsid w:val="0021715C"/>
    <w:rsid w:val="0021767F"/>
    <w:rsid w:val="00217AE7"/>
    <w:rsid w:val="00220D42"/>
    <w:rsid w:val="00221360"/>
    <w:rsid w:val="002215C2"/>
    <w:rsid w:val="00224906"/>
    <w:rsid w:val="0022588C"/>
    <w:rsid w:val="002265CF"/>
    <w:rsid w:val="002367BE"/>
    <w:rsid w:val="0024065A"/>
    <w:rsid w:val="002411DB"/>
    <w:rsid w:val="002425B9"/>
    <w:rsid w:val="00243C59"/>
    <w:rsid w:val="002449F8"/>
    <w:rsid w:val="002520C1"/>
    <w:rsid w:val="002532B2"/>
    <w:rsid w:val="00263F2E"/>
    <w:rsid w:val="0026731F"/>
    <w:rsid w:val="00270A44"/>
    <w:rsid w:val="00272C24"/>
    <w:rsid w:val="002741F9"/>
    <w:rsid w:val="00276EFC"/>
    <w:rsid w:val="00285DAB"/>
    <w:rsid w:val="002A25BD"/>
    <w:rsid w:val="002A3EB7"/>
    <w:rsid w:val="002A7DB1"/>
    <w:rsid w:val="002B0405"/>
    <w:rsid w:val="002B0BC7"/>
    <w:rsid w:val="002B49C0"/>
    <w:rsid w:val="002B5AF3"/>
    <w:rsid w:val="002B5D65"/>
    <w:rsid w:val="002B7D46"/>
    <w:rsid w:val="002C3E0B"/>
    <w:rsid w:val="002C3EB4"/>
    <w:rsid w:val="002C6AAF"/>
    <w:rsid w:val="002D0A9D"/>
    <w:rsid w:val="002D1D29"/>
    <w:rsid w:val="002E0012"/>
    <w:rsid w:val="002E2C33"/>
    <w:rsid w:val="002E6A05"/>
    <w:rsid w:val="002E7E1B"/>
    <w:rsid w:val="002F5C34"/>
    <w:rsid w:val="0031328E"/>
    <w:rsid w:val="00320C9B"/>
    <w:rsid w:val="003228B1"/>
    <w:rsid w:val="0032519D"/>
    <w:rsid w:val="00325598"/>
    <w:rsid w:val="00331869"/>
    <w:rsid w:val="00331EB4"/>
    <w:rsid w:val="00342B85"/>
    <w:rsid w:val="003437F3"/>
    <w:rsid w:val="00344E62"/>
    <w:rsid w:val="0034517E"/>
    <w:rsid w:val="0034694B"/>
    <w:rsid w:val="00347BA0"/>
    <w:rsid w:val="0035212B"/>
    <w:rsid w:val="00354882"/>
    <w:rsid w:val="00360BEB"/>
    <w:rsid w:val="00360EAD"/>
    <w:rsid w:val="0036491A"/>
    <w:rsid w:val="00364E5B"/>
    <w:rsid w:val="00366C0F"/>
    <w:rsid w:val="00366EC7"/>
    <w:rsid w:val="003678A9"/>
    <w:rsid w:val="00370ABA"/>
    <w:rsid w:val="00371708"/>
    <w:rsid w:val="003717FF"/>
    <w:rsid w:val="00371B20"/>
    <w:rsid w:val="0037392D"/>
    <w:rsid w:val="0037573F"/>
    <w:rsid w:val="00383D7B"/>
    <w:rsid w:val="00386DAA"/>
    <w:rsid w:val="003872B2"/>
    <w:rsid w:val="0039095E"/>
    <w:rsid w:val="00394AF6"/>
    <w:rsid w:val="003A1FC1"/>
    <w:rsid w:val="003A4019"/>
    <w:rsid w:val="003A6443"/>
    <w:rsid w:val="003B0680"/>
    <w:rsid w:val="003B36F4"/>
    <w:rsid w:val="003C05A4"/>
    <w:rsid w:val="003C378C"/>
    <w:rsid w:val="003C37DC"/>
    <w:rsid w:val="003C3E83"/>
    <w:rsid w:val="003C6DFC"/>
    <w:rsid w:val="003D1956"/>
    <w:rsid w:val="003D21CF"/>
    <w:rsid w:val="003D5F0D"/>
    <w:rsid w:val="003D7976"/>
    <w:rsid w:val="003E02E0"/>
    <w:rsid w:val="003E6FFB"/>
    <w:rsid w:val="003E7D25"/>
    <w:rsid w:val="003F4C6D"/>
    <w:rsid w:val="003F59E9"/>
    <w:rsid w:val="0040076B"/>
    <w:rsid w:val="004043A5"/>
    <w:rsid w:val="00405103"/>
    <w:rsid w:val="0040578F"/>
    <w:rsid w:val="00406283"/>
    <w:rsid w:val="00406CD4"/>
    <w:rsid w:val="0041218F"/>
    <w:rsid w:val="004227AB"/>
    <w:rsid w:val="00422C37"/>
    <w:rsid w:val="00425C1B"/>
    <w:rsid w:val="0042748B"/>
    <w:rsid w:val="004309A2"/>
    <w:rsid w:val="00432E69"/>
    <w:rsid w:val="004342AE"/>
    <w:rsid w:val="00436AC2"/>
    <w:rsid w:val="004412B9"/>
    <w:rsid w:val="00441551"/>
    <w:rsid w:val="00445F6D"/>
    <w:rsid w:val="004468A3"/>
    <w:rsid w:val="00447618"/>
    <w:rsid w:val="00450771"/>
    <w:rsid w:val="004537D2"/>
    <w:rsid w:val="004540E9"/>
    <w:rsid w:val="004642F8"/>
    <w:rsid w:val="0046491E"/>
    <w:rsid w:val="004659CB"/>
    <w:rsid w:val="00470B58"/>
    <w:rsid w:val="00471866"/>
    <w:rsid w:val="0047189E"/>
    <w:rsid w:val="00476A5B"/>
    <w:rsid w:val="004877BF"/>
    <w:rsid w:val="00496BB4"/>
    <w:rsid w:val="00496DE6"/>
    <w:rsid w:val="00497CCB"/>
    <w:rsid w:val="004A104F"/>
    <w:rsid w:val="004A115E"/>
    <w:rsid w:val="004A1CF7"/>
    <w:rsid w:val="004A2898"/>
    <w:rsid w:val="004A2AF9"/>
    <w:rsid w:val="004A3B35"/>
    <w:rsid w:val="004A789E"/>
    <w:rsid w:val="004B3548"/>
    <w:rsid w:val="004B3B50"/>
    <w:rsid w:val="004B79C1"/>
    <w:rsid w:val="004C14E6"/>
    <w:rsid w:val="004D1399"/>
    <w:rsid w:val="004D381D"/>
    <w:rsid w:val="004D4165"/>
    <w:rsid w:val="004D4F69"/>
    <w:rsid w:val="004D65B1"/>
    <w:rsid w:val="004E2179"/>
    <w:rsid w:val="004E36C6"/>
    <w:rsid w:val="004E3D57"/>
    <w:rsid w:val="004E6834"/>
    <w:rsid w:val="004F3028"/>
    <w:rsid w:val="004F6246"/>
    <w:rsid w:val="004F6F5F"/>
    <w:rsid w:val="00506BFC"/>
    <w:rsid w:val="00506C5C"/>
    <w:rsid w:val="00506D98"/>
    <w:rsid w:val="00514D56"/>
    <w:rsid w:val="00520EAA"/>
    <w:rsid w:val="005255B5"/>
    <w:rsid w:val="00526B58"/>
    <w:rsid w:val="00527766"/>
    <w:rsid w:val="00530F45"/>
    <w:rsid w:val="00531A7C"/>
    <w:rsid w:val="005323CB"/>
    <w:rsid w:val="00535B1F"/>
    <w:rsid w:val="00536D60"/>
    <w:rsid w:val="00541DBD"/>
    <w:rsid w:val="00543E3B"/>
    <w:rsid w:val="00555DE6"/>
    <w:rsid w:val="005564A5"/>
    <w:rsid w:val="005571A0"/>
    <w:rsid w:val="00561CC5"/>
    <w:rsid w:val="0056334E"/>
    <w:rsid w:val="00577931"/>
    <w:rsid w:val="0058206A"/>
    <w:rsid w:val="0058250C"/>
    <w:rsid w:val="00583ABB"/>
    <w:rsid w:val="00587126"/>
    <w:rsid w:val="00591FBD"/>
    <w:rsid w:val="005923F1"/>
    <w:rsid w:val="005958A8"/>
    <w:rsid w:val="005A2DD4"/>
    <w:rsid w:val="005A52F7"/>
    <w:rsid w:val="005A55C5"/>
    <w:rsid w:val="005B1B1D"/>
    <w:rsid w:val="005B4FB2"/>
    <w:rsid w:val="005C32EF"/>
    <w:rsid w:val="005C3B05"/>
    <w:rsid w:val="005C4C32"/>
    <w:rsid w:val="005C59AF"/>
    <w:rsid w:val="005D16CB"/>
    <w:rsid w:val="005D672B"/>
    <w:rsid w:val="005D783E"/>
    <w:rsid w:val="005E0003"/>
    <w:rsid w:val="005E05C9"/>
    <w:rsid w:val="005E294F"/>
    <w:rsid w:val="005E3B99"/>
    <w:rsid w:val="005F0964"/>
    <w:rsid w:val="005F0EDD"/>
    <w:rsid w:val="005F15B9"/>
    <w:rsid w:val="005F550C"/>
    <w:rsid w:val="00613F99"/>
    <w:rsid w:val="00614B85"/>
    <w:rsid w:val="00617CF5"/>
    <w:rsid w:val="00621943"/>
    <w:rsid w:val="00625BCD"/>
    <w:rsid w:val="00626F6D"/>
    <w:rsid w:val="00631C41"/>
    <w:rsid w:val="00636011"/>
    <w:rsid w:val="00641ED3"/>
    <w:rsid w:val="00642A7C"/>
    <w:rsid w:val="006433CF"/>
    <w:rsid w:val="00643C2A"/>
    <w:rsid w:val="0064414F"/>
    <w:rsid w:val="0064580B"/>
    <w:rsid w:val="0064710B"/>
    <w:rsid w:val="00654EA5"/>
    <w:rsid w:val="00657C30"/>
    <w:rsid w:val="00666DEA"/>
    <w:rsid w:val="0067391B"/>
    <w:rsid w:val="00676132"/>
    <w:rsid w:val="0067718B"/>
    <w:rsid w:val="00682AE4"/>
    <w:rsid w:val="00682C25"/>
    <w:rsid w:val="00684DE6"/>
    <w:rsid w:val="00685A26"/>
    <w:rsid w:val="0068652B"/>
    <w:rsid w:val="00691630"/>
    <w:rsid w:val="00691A7F"/>
    <w:rsid w:val="00691B0A"/>
    <w:rsid w:val="00693D3A"/>
    <w:rsid w:val="00694969"/>
    <w:rsid w:val="006A04A9"/>
    <w:rsid w:val="006A43AF"/>
    <w:rsid w:val="006A4601"/>
    <w:rsid w:val="006B082C"/>
    <w:rsid w:val="006B1263"/>
    <w:rsid w:val="006B358C"/>
    <w:rsid w:val="006B39AB"/>
    <w:rsid w:val="006B46DB"/>
    <w:rsid w:val="006B7212"/>
    <w:rsid w:val="006C348A"/>
    <w:rsid w:val="006C57DA"/>
    <w:rsid w:val="006C59AE"/>
    <w:rsid w:val="006C784A"/>
    <w:rsid w:val="006D0F8A"/>
    <w:rsid w:val="006D1DC9"/>
    <w:rsid w:val="006D252C"/>
    <w:rsid w:val="006D35DC"/>
    <w:rsid w:val="006D49CF"/>
    <w:rsid w:val="006D58F7"/>
    <w:rsid w:val="006D6CAD"/>
    <w:rsid w:val="006E2E3A"/>
    <w:rsid w:val="006E516C"/>
    <w:rsid w:val="006E54F5"/>
    <w:rsid w:val="006E6265"/>
    <w:rsid w:val="006F5A17"/>
    <w:rsid w:val="006F6CD0"/>
    <w:rsid w:val="006F7C6D"/>
    <w:rsid w:val="00700979"/>
    <w:rsid w:val="0070656F"/>
    <w:rsid w:val="00712B49"/>
    <w:rsid w:val="00713346"/>
    <w:rsid w:val="00716C9D"/>
    <w:rsid w:val="007178CC"/>
    <w:rsid w:val="007178D6"/>
    <w:rsid w:val="00721E67"/>
    <w:rsid w:val="00722EA3"/>
    <w:rsid w:val="0072535F"/>
    <w:rsid w:val="00726E0C"/>
    <w:rsid w:val="00730724"/>
    <w:rsid w:val="00733B45"/>
    <w:rsid w:val="00734875"/>
    <w:rsid w:val="00735E87"/>
    <w:rsid w:val="0073615E"/>
    <w:rsid w:val="00744FF3"/>
    <w:rsid w:val="00750AE0"/>
    <w:rsid w:val="0075621E"/>
    <w:rsid w:val="0075648B"/>
    <w:rsid w:val="0075767D"/>
    <w:rsid w:val="00761307"/>
    <w:rsid w:val="00762CFA"/>
    <w:rsid w:val="00763494"/>
    <w:rsid w:val="00770DF3"/>
    <w:rsid w:val="00773005"/>
    <w:rsid w:val="007730C4"/>
    <w:rsid w:val="0077790F"/>
    <w:rsid w:val="007812FA"/>
    <w:rsid w:val="00782BBB"/>
    <w:rsid w:val="00790CE0"/>
    <w:rsid w:val="007912DC"/>
    <w:rsid w:val="007915FD"/>
    <w:rsid w:val="00793209"/>
    <w:rsid w:val="0079380B"/>
    <w:rsid w:val="007947B6"/>
    <w:rsid w:val="00796C1C"/>
    <w:rsid w:val="007975B8"/>
    <w:rsid w:val="007A1A6D"/>
    <w:rsid w:val="007A3F35"/>
    <w:rsid w:val="007A4559"/>
    <w:rsid w:val="007B4B0C"/>
    <w:rsid w:val="007B75DC"/>
    <w:rsid w:val="007C0B20"/>
    <w:rsid w:val="007E2336"/>
    <w:rsid w:val="00801598"/>
    <w:rsid w:val="00803972"/>
    <w:rsid w:val="0080520A"/>
    <w:rsid w:val="00810C81"/>
    <w:rsid w:val="00813203"/>
    <w:rsid w:val="0082007E"/>
    <w:rsid w:val="00820A0A"/>
    <w:rsid w:val="00822371"/>
    <w:rsid w:val="008304B7"/>
    <w:rsid w:val="00832E36"/>
    <w:rsid w:val="00834D42"/>
    <w:rsid w:val="00837A90"/>
    <w:rsid w:val="00841C19"/>
    <w:rsid w:val="00850E45"/>
    <w:rsid w:val="008534CF"/>
    <w:rsid w:val="00856C23"/>
    <w:rsid w:val="0086017C"/>
    <w:rsid w:val="00861031"/>
    <w:rsid w:val="008712BC"/>
    <w:rsid w:val="008718C3"/>
    <w:rsid w:val="00875C4B"/>
    <w:rsid w:val="00877E53"/>
    <w:rsid w:val="00882091"/>
    <w:rsid w:val="00884A88"/>
    <w:rsid w:val="00885C35"/>
    <w:rsid w:val="008871A8"/>
    <w:rsid w:val="00894F83"/>
    <w:rsid w:val="0089576B"/>
    <w:rsid w:val="008A0F0C"/>
    <w:rsid w:val="008A1118"/>
    <w:rsid w:val="008A33BF"/>
    <w:rsid w:val="008A411B"/>
    <w:rsid w:val="008A6A0C"/>
    <w:rsid w:val="008B3A36"/>
    <w:rsid w:val="008B53E6"/>
    <w:rsid w:val="008C0786"/>
    <w:rsid w:val="008C7368"/>
    <w:rsid w:val="008C7FF3"/>
    <w:rsid w:val="008D05AC"/>
    <w:rsid w:val="008D574B"/>
    <w:rsid w:val="008E45BB"/>
    <w:rsid w:val="008E4B69"/>
    <w:rsid w:val="008E5BA4"/>
    <w:rsid w:val="008E69A7"/>
    <w:rsid w:val="008F2319"/>
    <w:rsid w:val="008F3144"/>
    <w:rsid w:val="008F5804"/>
    <w:rsid w:val="00901B88"/>
    <w:rsid w:val="009071C0"/>
    <w:rsid w:val="00910A24"/>
    <w:rsid w:val="00921873"/>
    <w:rsid w:val="009236B2"/>
    <w:rsid w:val="00923DA8"/>
    <w:rsid w:val="009248C3"/>
    <w:rsid w:val="00925EE1"/>
    <w:rsid w:val="00935389"/>
    <w:rsid w:val="00937686"/>
    <w:rsid w:val="00937789"/>
    <w:rsid w:val="00937FF5"/>
    <w:rsid w:val="009415AA"/>
    <w:rsid w:val="00944337"/>
    <w:rsid w:val="00952B97"/>
    <w:rsid w:val="00961586"/>
    <w:rsid w:val="00961A89"/>
    <w:rsid w:val="00964B7E"/>
    <w:rsid w:val="00964D25"/>
    <w:rsid w:val="0097180B"/>
    <w:rsid w:val="00975BE2"/>
    <w:rsid w:val="00976C10"/>
    <w:rsid w:val="009805A4"/>
    <w:rsid w:val="00981DF5"/>
    <w:rsid w:val="00983497"/>
    <w:rsid w:val="00983B47"/>
    <w:rsid w:val="009857B4"/>
    <w:rsid w:val="00990418"/>
    <w:rsid w:val="0099134A"/>
    <w:rsid w:val="00993B76"/>
    <w:rsid w:val="00995A9B"/>
    <w:rsid w:val="00996E5D"/>
    <w:rsid w:val="009971A3"/>
    <w:rsid w:val="00997870"/>
    <w:rsid w:val="009A0FA6"/>
    <w:rsid w:val="009A3632"/>
    <w:rsid w:val="009A3CD2"/>
    <w:rsid w:val="009A5481"/>
    <w:rsid w:val="009A78FE"/>
    <w:rsid w:val="009C480F"/>
    <w:rsid w:val="009E0166"/>
    <w:rsid w:val="009E100B"/>
    <w:rsid w:val="009E3AF6"/>
    <w:rsid w:val="009E59F9"/>
    <w:rsid w:val="009E6EA2"/>
    <w:rsid w:val="009F5DBD"/>
    <w:rsid w:val="00A05FB0"/>
    <w:rsid w:val="00A1184F"/>
    <w:rsid w:val="00A14FE8"/>
    <w:rsid w:val="00A15704"/>
    <w:rsid w:val="00A16C3C"/>
    <w:rsid w:val="00A21303"/>
    <w:rsid w:val="00A21C36"/>
    <w:rsid w:val="00A23E5A"/>
    <w:rsid w:val="00A2411A"/>
    <w:rsid w:val="00A27E7B"/>
    <w:rsid w:val="00A32B24"/>
    <w:rsid w:val="00A33207"/>
    <w:rsid w:val="00A358CD"/>
    <w:rsid w:val="00A41678"/>
    <w:rsid w:val="00A4392B"/>
    <w:rsid w:val="00A43D9D"/>
    <w:rsid w:val="00A52D60"/>
    <w:rsid w:val="00A53D62"/>
    <w:rsid w:val="00A5535E"/>
    <w:rsid w:val="00A5572F"/>
    <w:rsid w:val="00A5736B"/>
    <w:rsid w:val="00A575DA"/>
    <w:rsid w:val="00A60CE1"/>
    <w:rsid w:val="00A62B8A"/>
    <w:rsid w:val="00A65E62"/>
    <w:rsid w:val="00A6788D"/>
    <w:rsid w:val="00A67991"/>
    <w:rsid w:val="00A67D68"/>
    <w:rsid w:val="00A71E6D"/>
    <w:rsid w:val="00A73486"/>
    <w:rsid w:val="00A7701C"/>
    <w:rsid w:val="00A80E4E"/>
    <w:rsid w:val="00A813FA"/>
    <w:rsid w:val="00A8187F"/>
    <w:rsid w:val="00A829E8"/>
    <w:rsid w:val="00A870B1"/>
    <w:rsid w:val="00A87361"/>
    <w:rsid w:val="00A90009"/>
    <w:rsid w:val="00A94750"/>
    <w:rsid w:val="00A94873"/>
    <w:rsid w:val="00A9793B"/>
    <w:rsid w:val="00AA0D25"/>
    <w:rsid w:val="00AA5F0D"/>
    <w:rsid w:val="00AB2CBA"/>
    <w:rsid w:val="00AB6127"/>
    <w:rsid w:val="00AC1498"/>
    <w:rsid w:val="00AC63B6"/>
    <w:rsid w:val="00AC6B97"/>
    <w:rsid w:val="00AC7BFA"/>
    <w:rsid w:val="00AD153D"/>
    <w:rsid w:val="00AD3B59"/>
    <w:rsid w:val="00AD4701"/>
    <w:rsid w:val="00AD5D0A"/>
    <w:rsid w:val="00AE037E"/>
    <w:rsid w:val="00AE1C93"/>
    <w:rsid w:val="00AF02AC"/>
    <w:rsid w:val="00AF1D10"/>
    <w:rsid w:val="00AF52F3"/>
    <w:rsid w:val="00AF5CA8"/>
    <w:rsid w:val="00AF6C12"/>
    <w:rsid w:val="00AF75DB"/>
    <w:rsid w:val="00B01FA8"/>
    <w:rsid w:val="00B12569"/>
    <w:rsid w:val="00B16D64"/>
    <w:rsid w:val="00B17445"/>
    <w:rsid w:val="00B2157A"/>
    <w:rsid w:val="00B22BEC"/>
    <w:rsid w:val="00B26279"/>
    <w:rsid w:val="00B30219"/>
    <w:rsid w:val="00B369D8"/>
    <w:rsid w:val="00B500B3"/>
    <w:rsid w:val="00B50A51"/>
    <w:rsid w:val="00B510FE"/>
    <w:rsid w:val="00B52A5F"/>
    <w:rsid w:val="00B533AF"/>
    <w:rsid w:val="00B57537"/>
    <w:rsid w:val="00B62603"/>
    <w:rsid w:val="00B64618"/>
    <w:rsid w:val="00B64CDF"/>
    <w:rsid w:val="00B712CB"/>
    <w:rsid w:val="00B71F07"/>
    <w:rsid w:val="00B7557F"/>
    <w:rsid w:val="00B75DA3"/>
    <w:rsid w:val="00B764A5"/>
    <w:rsid w:val="00B80083"/>
    <w:rsid w:val="00B802C0"/>
    <w:rsid w:val="00B80B35"/>
    <w:rsid w:val="00B844B2"/>
    <w:rsid w:val="00B908AE"/>
    <w:rsid w:val="00B912CC"/>
    <w:rsid w:val="00B93F5B"/>
    <w:rsid w:val="00B96872"/>
    <w:rsid w:val="00B97A10"/>
    <w:rsid w:val="00B97BF2"/>
    <w:rsid w:val="00BA0E48"/>
    <w:rsid w:val="00BA37B7"/>
    <w:rsid w:val="00BB00A8"/>
    <w:rsid w:val="00BB013E"/>
    <w:rsid w:val="00BB09F1"/>
    <w:rsid w:val="00BB38D0"/>
    <w:rsid w:val="00BB4449"/>
    <w:rsid w:val="00BB76D2"/>
    <w:rsid w:val="00BB7BFA"/>
    <w:rsid w:val="00BC5CC5"/>
    <w:rsid w:val="00BC604A"/>
    <w:rsid w:val="00BC6953"/>
    <w:rsid w:val="00BC726B"/>
    <w:rsid w:val="00BC74FA"/>
    <w:rsid w:val="00BD0E55"/>
    <w:rsid w:val="00BD4CEA"/>
    <w:rsid w:val="00BD6395"/>
    <w:rsid w:val="00BE39DE"/>
    <w:rsid w:val="00BE6F27"/>
    <w:rsid w:val="00BF7C23"/>
    <w:rsid w:val="00C0022D"/>
    <w:rsid w:val="00C01D4E"/>
    <w:rsid w:val="00C03B5F"/>
    <w:rsid w:val="00C07939"/>
    <w:rsid w:val="00C1019A"/>
    <w:rsid w:val="00C11881"/>
    <w:rsid w:val="00C13BEF"/>
    <w:rsid w:val="00C1594A"/>
    <w:rsid w:val="00C15CCE"/>
    <w:rsid w:val="00C2219B"/>
    <w:rsid w:val="00C25498"/>
    <w:rsid w:val="00C27E32"/>
    <w:rsid w:val="00C306E7"/>
    <w:rsid w:val="00C30AFB"/>
    <w:rsid w:val="00C31CAC"/>
    <w:rsid w:val="00C34F11"/>
    <w:rsid w:val="00C35CD0"/>
    <w:rsid w:val="00C37772"/>
    <w:rsid w:val="00C4242B"/>
    <w:rsid w:val="00C474E3"/>
    <w:rsid w:val="00C618C5"/>
    <w:rsid w:val="00C62AE1"/>
    <w:rsid w:val="00C630D2"/>
    <w:rsid w:val="00C75377"/>
    <w:rsid w:val="00C7767B"/>
    <w:rsid w:val="00C801F7"/>
    <w:rsid w:val="00C814F6"/>
    <w:rsid w:val="00C8650D"/>
    <w:rsid w:val="00C86FA0"/>
    <w:rsid w:val="00C903D0"/>
    <w:rsid w:val="00C9062B"/>
    <w:rsid w:val="00C94A9E"/>
    <w:rsid w:val="00C95555"/>
    <w:rsid w:val="00C96B39"/>
    <w:rsid w:val="00CA03E6"/>
    <w:rsid w:val="00CA1177"/>
    <w:rsid w:val="00CA15A7"/>
    <w:rsid w:val="00CA1D4D"/>
    <w:rsid w:val="00CA26AE"/>
    <w:rsid w:val="00CA47BF"/>
    <w:rsid w:val="00CB0133"/>
    <w:rsid w:val="00CB0578"/>
    <w:rsid w:val="00CB0992"/>
    <w:rsid w:val="00CB119E"/>
    <w:rsid w:val="00CB3F6D"/>
    <w:rsid w:val="00CC1097"/>
    <w:rsid w:val="00CC44A5"/>
    <w:rsid w:val="00CC53FC"/>
    <w:rsid w:val="00CD3488"/>
    <w:rsid w:val="00CD534D"/>
    <w:rsid w:val="00CD5E7F"/>
    <w:rsid w:val="00CE1822"/>
    <w:rsid w:val="00CE4DC2"/>
    <w:rsid w:val="00CE5637"/>
    <w:rsid w:val="00CE7175"/>
    <w:rsid w:val="00CF213F"/>
    <w:rsid w:val="00CF353B"/>
    <w:rsid w:val="00CF396A"/>
    <w:rsid w:val="00CF3C14"/>
    <w:rsid w:val="00CF42A3"/>
    <w:rsid w:val="00CF5315"/>
    <w:rsid w:val="00CF5C17"/>
    <w:rsid w:val="00CF75D4"/>
    <w:rsid w:val="00CF7F6A"/>
    <w:rsid w:val="00D02096"/>
    <w:rsid w:val="00D13C6D"/>
    <w:rsid w:val="00D16D2C"/>
    <w:rsid w:val="00D17CD6"/>
    <w:rsid w:val="00D213E3"/>
    <w:rsid w:val="00D245B9"/>
    <w:rsid w:val="00D320F9"/>
    <w:rsid w:val="00D35C79"/>
    <w:rsid w:val="00D40B6B"/>
    <w:rsid w:val="00D41010"/>
    <w:rsid w:val="00D41DC4"/>
    <w:rsid w:val="00D44B82"/>
    <w:rsid w:val="00D518C8"/>
    <w:rsid w:val="00D51943"/>
    <w:rsid w:val="00D6305C"/>
    <w:rsid w:val="00D6403F"/>
    <w:rsid w:val="00D6482A"/>
    <w:rsid w:val="00D660DA"/>
    <w:rsid w:val="00D67BB8"/>
    <w:rsid w:val="00D735B0"/>
    <w:rsid w:val="00D73AC8"/>
    <w:rsid w:val="00D77D8F"/>
    <w:rsid w:val="00D80248"/>
    <w:rsid w:val="00D82E18"/>
    <w:rsid w:val="00D8307D"/>
    <w:rsid w:val="00D856D4"/>
    <w:rsid w:val="00D862E0"/>
    <w:rsid w:val="00D872B5"/>
    <w:rsid w:val="00D87A29"/>
    <w:rsid w:val="00D910B7"/>
    <w:rsid w:val="00D92712"/>
    <w:rsid w:val="00D93869"/>
    <w:rsid w:val="00DA1C77"/>
    <w:rsid w:val="00DA20B0"/>
    <w:rsid w:val="00DA68E3"/>
    <w:rsid w:val="00DA7903"/>
    <w:rsid w:val="00DB13A7"/>
    <w:rsid w:val="00DB15E3"/>
    <w:rsid w:val="00DB210A"/>
    <w:rsid w:val="00DC17A6"/>
    <w:rsid w:val="00DD10EC"/>
    <w:rsid w:val="00DD23A9"/>
    <w:rsid w:val="00DD4D43"/>
    <w:rsid w:val="00DD5337"/>
    <w:rsid w:val="00DD719A"/>
    <w:rsid w:val="00DD7A30"/>
    <w:rsid w:val="00DE01B1"/>
    <w:rsid w:val="00DE7173"/>
    <w:rsid w:val="00DE79AA"/>
    <w:rsid w:val="00DF5314"/>
    <w:rsid w:val="00DF7844"/>
    <w:rsid w:val="00E009FB"/>
    <w:rsid w:val="00E00B6F"/>
    <w:rsid w:val="00E03D97"/>
    <w:rsid w:val="00E04EB1"/>
    <w:rsid w:val="00E07AE7"/>
    <w:rsid w:val="00E10A3F"/>
    <w:rsid w:val="00E125FB"/>
    <w:rsid w:val="00E14CBD"/>
    <w:rsid w:val="00E176C1"/>
    <w:rsid w:val="00E2075D"/>
    <w:rsid w:val="00E218F2"/>
    <w:rsid w:val="00E26391"/>
    <w:rsid w:val="00E359DF"/>
    <w:rsid w:val="00E35FFD"/>
    <w:rsid w:val="00E41B41"/>
    <w:rsid w:val="00E45CE6"/>
    <w:rsid w:val="00E46851"/>
    <w:rsid w:val="00E5567A"/>
    <w:rsid w:val="00E55B7D"/>
    <w:rsid w:val="00E566B8"/>
    <w:rsid w:val="00E61688"/>
    <w:rsid w:val="00E616ED"/>
    <w:rsid w:val="00E6224A"/>
    <w:rsid w:val="00E657C1"/>
    <w:rsid w:val="00E811FB"/>
    <w:rsid w:val="00E81EFA"/>
    <w:rsid w:val="00E83046"/>
    <w:rsid w:val="00E92D00"/>
    <w:rsid w:val="00E945ED"/>
    <w:rsid w:val="00E95040"/>
    <w:rsid w:val="00EA1F3B"/>
    <w:rsid w:val="00EA5A5C"/>
    <w:rsid w:val="00EB7BC0"/>
    <w:rsid w:val="00EC49DE"/>
    <w:rsid w:val="00EC7FD4"/>
    <w:rsid w:val="00ED4AC8"/>
    <w:rsid w:val="00EE175F"/>
    <w:rsid w:val="00EE3898"/>
    <w:rsid w:val="00EE545F"/>
    <w:rsid w:val="00F031A5"/>
    <w:rsid w:val="00F047C3"/>
    <w:rsid w:val="00F05392"/>
    <w:rsid w:val="00F0623A"/>
    <w:rsid w:val="00F07BF8"/>
    <w:rsid w:val="00F112DD"/>
    <w:rsid w:val="00F13CB0"/>
    <w:rsid w:val="00F17795"/>
    <w:rsid w:val="00F20BF3"/>
    <w:rsid w:val="00F23B6A"/>
    <w:rsid w:val="00F243CC"/>
    <w:rsid w:val="00F30D85"/>
    <w:rsid w:val="00F31AA6"/>
    <w:rsid w:val="00F428D2"/>
    <w:rsid w:val="00F44443"/>
    <w:rsid w:val="00F45333"/>
    <w:rsid w:val="00F56557"/>
    <w:rsid w:val="00F56957"/>
    <w:rsid w:val="00F57973"/>
    <w:rsid w:val="00F652DF"/>
    <w:rsid w:val="00F65950"/>
    <w:rsid w:val="00F71914"/>
    <w:rsid w:val="00F73845"/>
    <w:rsid w:val="00F804AA"/>
    <w:rsid w:val="00F82F94"/>
    <w:rsid w:val="00F833DA"/>
    <w:rsid w:val="00F87CB5"/>
    <w:rsid w:val="00F916AE"/>
    <w:rsid w:val="00F92BBB"/>
    <w:rsid w:val="00F93311"/>
    <w:rsid w:val="00F9717A"/>
    <w:rsid w:val="00FA1CE8"/>
    <w:rsid w:val="00FA60CD"/>
    <w:rsid w:val="00FB136D"/>
    <w:rsid w:val="00FB1C03"/>
    <w:rsid w:val="00FB2F54"/>
    <w:rsid w:val="00FB7775"/>
    <w:rsid w:val="00FC4992"/>
    <w:rsid w:val="00FD1858"/>
    <w:rsid w:val="00FD7E3C"/>
    <w:rsid w:val="00FE66AB"/>
    <w:rsid w:val="00FF0834"/>
    <w:rsid w:val="00FF32DE"/>
    <w:rsid w:val="00FF4B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033087"/>
  <w15:chartTrackingRefBased/>
  <w15:docId w15:val="{5076A0B1-F373-4ED7-A6F4-09F610797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C14"/>
  </w:style>
  <w:style w:type="paragraph" w:styleId="Heading1">
    <w:name w:val="heading 1"/>
    <w:basedOn w:val="Normal"/>
    <w:next w:val="Normal"/>
    <w:link w:val="Heading1Char"/>
    <w:uiPriority w:val="9"/>
    <w:qFormat/>
    <w:rsid w:val="00CC44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53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53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47B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35389"/>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935389"/>
    <w:rPr>
      <w:sz w:val="16"/>
      <w:szCs w:val="16"/>
    </w:rPr>
  </w:style>
  <w:style w:type="paragraph" w:styleId="CommentText">
    <w:name w:val="annotation text"/>
    <w:basedOn w:val="Normal"/>
    <w:link w:val="CommentTextChar"/>
    <w:uiPriority w:val="99"/>
    <w:semiHidden/>
    <w:unhideWhenUsed/>
    <w:rsid w:val="00935389"/>
    <w:pPr>
      <w:spacing w:line="240" w:lineRule="auto"/>
    </w:pPr>
    <w:rPr>
      <w:sz w:val="20"/>
      <w:szCs w:val="20"/>
    </w:rPr>
  </w:style>
  <w:style w:type="character" w:customStyle="1" w:styleId="CommentTextChar">
    <w:name w:val="Comment Text Char"/>
    <w:basedOn w:val="DefaultParagraphFont"/>
    <w:link w:val="CommentText"/>
    <w:uiPriority w:val="99"/>
    <w:semiHidden/>
    <w:rsid w:val="00935389"/>
    <w:rPr>
      <w:sz w:val="20"/>
      <w:szCs w:val="20"/>
    </w:rPr>
  </w:style>
  <w:style w:type="paragraph" w:styleId="CommentSubject">
    <w:name w:val="annotation subject"/>
    <w:basedOn w:val="CommentText"/>
    <w:next w:val="CommentText"/>
    <w:link w:val="CommentSubjectChar"/>
    <w:uiPriority w:val="99"/>
    <w:semiHidden/>
    <w:unhideWhenUsed/>
    <w:rsid w:val="00935389"/>
    <w:rPr>
      <w:b/>
      <w:bCs/>
    </w:rPr>
  </w:style>
  <w:style w:type="character" w:customStyle="1" w:styleId="CommentSubjectChar">
    <w:name w:val="Comment Subject Char"/>
    <w:basedOn w:val="CommentTextChar"/>
    <w:link w:val="CommentSubject"/>
    <w:uiPriority w:val="99"/>
    <w:semiHidden/>
    <w:rsid w:val="00935389"/>
    <w:rPr>
      <w:b/>
      <w:bCs/>
      <w:sz w:val="20"/>
      <w:szCs w:val="20"/>
    </w:rPr>
  </w:style>
  <w:style w:type="character" w:customStyle="1" w:styleId="Heading3Char">
    <w:name w:val="Heading 3 Char"/>
    <w:basedOn w:val="DefaultParagraphFont"/>
    <w:link w:val="Heading3"/>
    <w:uiPriority w:val="9"/>
    <w:rsid w:val="00935389"/>
    <w:rPr>
      <w:rFonts w:asciiTheme="majorHAnsi" w:eastAsiaTheme="majorEastAsia" w:hAnsiTheme="majorHAnsi" w:cstheme="majorBidi"/>
      <w:color w:val="1F3763" w:themeColor="accent1" w:themeShade="7F"/>
      <w:sz w:val="24"/>
      <w:szCs w:val="24"/>
    </w:rPr>
  </w:style>
  <w:style w:type="paragraph" w:customStyle="1" w:styleId="EndNoteBibliographyTitle">
    <w:name w:val="EndNote Bibliography Title"/>
    <w:basedOn w:val="Normal"/>
    <w:link w:val="EndNoteBibliographyTitleChar"/>
    <w:rsid w:val="00CC44A5"/>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CC44A5"/>
    <w:rPr>
      <w:rFonts w:ascii="Calibri" w:eastAsiaTheme="majorEastAsia" w:hAnsi="Calibri" w:cs="Calibri"/>
      <w:noProof/>
      <w:color w:val="2F5496" w:themeColor="accent1" w:themeShade="BF"/>
      <w:sz w:val="26"/>
      <w:szCs w:val="26"/>
    </w:rPr>
  </w:style>
  <w:style w:type="paragraph" w:customStyle="1" w:styleId="EndNoteBibliography">
    <w:name w:val="EndNote Bibliography"/>
    <w:basedOn w:val="Normal"/>
    <w:link w:val="EndNoteBibliographyChar"/>
    <w:rsid w:val="00CC44A5"/>
    <w:pPr>
      <w:spacing w:line="240" w:lineRule="auto"/>
    </w:pPr>
    <w:rPr>
      <w:rFonts w:ascii="Calibri" w:hAnsi="Calibri" w:cs="Calibri"/>
      <w:noProof/>
    </w:rPr>
  </w:style>
  <w:style w:type="character" w:customStyle="1" w:styleId="EndNoteBibliographyChar">
    <w:name w:val="EndNote Bibliography Char"/>
    <w:basedOn w:val="Heading2Char"/>
    <w:link w:val="EndNoteBibliography"/>
    <w:rsid w:val="00CC44A5"/>
    <w:rPr>
      <w:rFonts w:ascii="Calibri" w:eastAsiaTheme="majorEastAsia" w:hAnsi="Calibri" w:cs="Calibri"/>
      <w:noProof/>
      <w:color w:val="2F5496" w:themeColor="accent1" w:themeShade="BF"/>
      <w:sz w:val="26"/>
      <w:szCs w:val="26"/>
    </w:rPr>
  </w:style>
  <w:style w:type="character" w:customStyle="1" w:styleId="Heading1Char">
    <w:name w:val="Heading 1 Char"/>
    <w:basedOn w:val="DefaultParagraphFont"/>
    <w:link w:val="Heading1"/>
    <w:uiPriority w:val="9"/>
    <w:rsid w:val="00CC44A5"/>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32519D"/>
    <w:pPr>
      <w:widowControl w:val="0"/>
      <w:tabs>
        <w:tab w:val="center" w:pos="4153"/>
        <w:tab w:val="right" w:pos="8306"/>
      </w:tabs>
      <w:snapToGrid w:val="0"/>
      <w:spacing w:after="0" w:line="240" w:lineRule="auto"/>
    </w:pPr>
    <w:rPr>
      <w:rFonts w:eastAsiaTheme="minorEastAsia"/>
      <w:kern w:val="2"/>
      <w:sz w:val="18"/>
      <w:szCs w:val="18"/>
      <w:lang w:eastAsia="zh-CN"/>
    </w:rPr>
  </w:style>
  <w:style w:type="character" w:customStyle="1" w:styleId="FooterChar">
    <w:name w:val="Footer Char"/>
    <w:basedOn w:val="DefaultParagraphFont"/>
    <w:link w:val="Footer"/>
    <w:uiPriority w:val="99"/>
    <w:rsid w:val="0032519D"/>
    <w:rPr>
      <w:rFonts w:eastAsiaTheme="minorEastAsia"/>
      <w:kern w:val="2"/>
      <w:sz w:val="18"/>
      <w:szCs w:val="18"/>
      <w:lang w:eastAsia="zh-CN"/>
    </w:rPr>
  </w:style>
  <w:style w:type="paragraph" w:styleId="TOCHeading">
    <w:name w:val="TOC Heading"/>
    <w:basedOn w:val="Heading1"/>
    <w:next w:val="Normal"/>
    <w:uiPriority w:val="39"/>
    <w:unhideWhenUsed/>
    <w:qFormat/>
    <w:rsid w:val="003F59E9"/>
    <w:pPr>
      <w:outlineLvl w:val="9"/>
    </w:pPr>
  </w:style>
  <w:style w:type="paragraph" w:styleId="TOC1">
    <w:name w:val="toc 1"/>
    <w:basedOn w:val="Normal"/>
    <w:next w:val="Normal"/>
    <w:autoRedefine/>
    <w:uiPriority w:val="39"/>
    <w:unhideWhenUsed/>
    <w:rsid w:val="003F59E9"/>
    <w:pPr>
      <w:spacing w:after="100"/>
    </w:pPr>
  </w:style>
  <w:style w:type="paragraph" w:styleId="TOC2">
    <w:name w:val="toc 2"/>
    <w:basedOn w:val="Normal"/>
    <w:next w:val="Normal"/>
    <w:autoRedefine/>
    <w:uiPriority w:val="39"/>
    <w:unhideWhenUsed/>
    <w:rsid w:val="003F59E9"/>
    <w:pPr>
      <w:spacing w:after="100"/>
      <w:ind w:left="220"/>
    </w:pPr>
  </w:style>
  <w:style w:type="paragraph" w:styleId="TOC3">
    <w:name w:val="toc 3"/>
    <w:basedOn w:val="Normal"/>
    <w:next w:val="Normal"/>
    <w:autoRedefine/>
    <w:uiPriority w:val="39"/>
    <w:unhideWhenUsed/>
    <w:rsid w:val="003F59E9"/>
    <w:pPr>
      <w:spacing w:after="100"/>
      <w:ind w:left="440"/>
    </w:pPr>
  </w:style>
  <w:style w:type="character" w:styleId="Hyperlink">
    <w:name w:val="Hyperlink"/>
    <w:basedOn w:val="DefaultParagraphFont"/>
    <w:uiPriority w:val="99"/>
    <w:unhideWhenUsed/>
    <w:rsid w:val="003F59E9"/>
    <w:rPr>
      <w:color w:val="0563C1" w:themeColor="hyperlink"/>
      <w:u w:val="single"/>
    </w:rPr>
  </w:style>
  <w:style w:type="paragraph" w:styleId="Title">
    <w:name w:val="Title"/>
    <w:basedOn w:val="Normal"/>
    <w:next w:val="Normal"/>
    <w:link w:val="TitleChar"/>
    <w:uiPriority w:val="10"/>
    <w:qFormat/>
    <w:rsid w:val="003F59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59E9"/>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7947B6"/>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7947B6"/>
    <w:rPr>
      <w:color w:val="808080"/>
    </w:rPr>
  </w:style>
  <w:style w:type="paragraph" w:styleId="Header">
    <w:name w:val="header"/>
    <w:basedOn w:val="Normal"/>
    <w:link w:val="HeaderChar"/>
    <w:uiPriority w:val="99"/>
    <w:unhideWhenUsed/>
    <w:rsid w:val="00D213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3E3"/>
  </w:style>
  <w:style w:type="paragraph" w:styleId="Caption">
    <w:name w:val="caption"/>
    <w:basedOn w:val="Normal"/>
    <w:next w:val="Normal"/>
    <w:uiPriority w:val="35"/>
    <w:unhideWhenUsed/>
    <w:qFormat/>
    <w:rsid w:val="00C15CCE"/>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B71F07"/>
    <w:rPr>
      <w:color w:val="605E5C"/>
      <w:shd w:val="clear" w:color="auto" w:fill="E1DFDD"/>
    </w:rPr>
  </w:style>
  <w:style w:type="table" w:styleId="TableGrid">
    <w:name w:val="Table Grid"/>
    <w:basedOn w:val="TableNormal"/>
    <w:uiPriority w:val="39"/>
    <w:rsid w:val="00BB76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7361"/>
    <w:pPr>
      <w:ind w:left="720"/>
      <w:contextualSpacing/>
    </w:pPr>
  </w:style>
  <w:style w:type="paragraph" w:styleId="NormalWeb">
    <w:name w:val="Normal (Web)"/>
    <w:basedOn w:val="Normal"/>
    <w:uiPriority w:val="99"/>
    <w:unhideWhenUsed/>
    <w:rsid w:val="0017451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35FFD"/>
    <w:rPr>
      <w:color w:val="954F72" w:themeColor="followedHyperlink"/>
      <w:u w:val="single"/>
    </w:rPr>
  </w:style>
  <w:style w:type="paragraph" w:styleId="Revision">
    <w:name w:val="Revision"/>
    <w:hidden/>
    <w:uiPriority w:val="99"/>
    <w:semiHidden/>
    <w:rsid w:val="009E6EA2"/>
    <w:pPr>
      <w:spacing w:after="0" w:line="240" w:lineRule="auto"/>
    </w:pPr>
  </w:style>
  <w:style w:type="character" w:styleId="Strong">
    <w:name w:val="Strong"/>
    <w:basedOn w:val="DefaultParagraphFont"/>
    <w:uiPriority w:val="22"/>
    <w:qFormat/>
    <w:rsid w:val="00A80E4E"/>
    <w:rPr>
      <w:b/>
      <w:bCs/>
    </w:rPr>
  </w:style>
  <w:style w:type="character" w:customStyle="1" w:styleId="id-label">
    <w:name w:val="id-label"/>
    <w:basedOn w:val="DefaultParagraphFont"/>
    <w:rsid w:val="00D41D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05558">
      <w:bodyDiv w:val="1"/>
      <w:marLeft w:val="0"/>
      <w:marRight w:val="0"/>
      <w:marTop w:val="0"/>
      <w:marBottom w:val="0"/>
      <w:divBdr>
        <w:top w:val="none" w:sz="0" w:space="0" w:color="auto"/>
        <w:left w:val="none" w:sz="0" w:space="0" w:color="auto"/>
        <w:bottom w:val="none" w:sz="0" w:space="0" w:color="auto"/>
        <w:right w:val="none" w:sz="0" w:space="0" w:color="auto"/>
      </w:divBdr>
    </w:div>
    <w:div w:id="313801099">
      <w:bodyDiv w:val="1"/>
      <w:marLeft w:val="0"/>
      <w:marRight w:val="0"/>
      <w:marTop w:val="0"/>
      <w:marBottom w:val="0"/>
      <w:divBdr>
        <w:top w:val="none" w:sz="0" w:space="0" w:color="auto"/>
        <w:left w:val="none" w:sz="0" w:space="0" w:color="auto"/>
        <w:bottom w:val="none" w:sz="0" w:space="0" w:color="auto"/>
        <w:right w:val="none" w:sz="0" w:space="0" w:color="auto"/>
      </w:divBdr>
    </w:div>
    <w:div w:id="347025695">
      <w:bodyDiv w:val="1"/>
      <w:marLeft w:val="0"/>
      <w:marRight w:val="0"/>
      <w:marTop w:val="0"/>
      <w:marBottom w:val="0"/>
      <w:divBdr>
        <w:top w:val="none" w:sz="0" w:space="0" w:color="auto"/>
        <w:left w:val="none" w:sz="0" w:space="0" w:color="auto"/>
        <w:bottom w:val="none" w:sz="0" w:space="0" w:color="auto"/>
        <w:right w:val="none" w:sz="0" w:space="0" w:color="auto"/>
      </w:divBdr>
    </w:div>
    <w:div w:id="517816777">
      <w:bodyDiv w:val="1"/>
      <w:marLeft w:val="0"/>
      <w:marRight w:val="0"/>
      <w:marTop w:val="0"/>
      <w:marBottom w:val="0"/>
      <w:divBdr>
        <w:top w:val="none" w:sz="0" w:space="0" w:color="auto"/>
        <w:left w:val="none" w:sz="0" w:space="0" w:color="auto"/>
        <w:bottom w:val="none" w:sz="0" w:space="0" w:color="auto"/>
        <w:right w:val="none" w:sz="0" w:space="0" w:color="auto"/>
      </w:divBdr>
    </w:div>
    <w:div w:id="557598172">
      <w:bodyDiv w:val="1"/>
      <w:marLeft w:val="0"/>
      <w:marRight w:val="0"/>
      <w:marTop w:val="0"/>
      <w:marBottom w:val="0"/>
      <w:divBdr>
        <w:top w:val="none" w:sz="0" w:space="0" w:color="auto"/>
        <w:left w:val="none" w:sz="0" w:space="0" w:color="auto"/>
        <w:bottom w:val="none" w:sz="0" w:space="0" w:color="auto"/>
        <w:right w:val="none" w:sz="0" w:space="0" w:color="auto"/>
      </w:divBdr>
    </w:div>
    <w:div w:id="638190585">
      <w:bodyDiv w:val="1"/>
      <w:marLeft w:val="0"/>
      <w:marRight w:val="0"/>
      <w:marTop w:val="0"/>
      <w:marBottom w:val="0"/>
      <w:divBdr>
        <w:top w:val="none" w:sz="0" w:space="0" w:color="auto"/>
        <w:left w:val="none" w:sz="0" w:space="0" w:color="auto"/>
        <w:bottom w:val="none" w:sz="0" w:space="0" w:color="auto"/>
        <w:right w:val="none" w:sz="0" w:space="0" w:color="auto"/>
      </w:divBdr>
    </w:div>
    <w:div w:id="665087781">
      <w:bodyDiv w:val="1"/>
      <w:marLeft w:val="0"/>
      <w:marRight w:val="0"/>
      <w:marTop w:val="0"/>
      <w:marBottom w:val="0"/>
      <w:divBdr>
        <w:top w:val="none" w:sz="0" w:space="0" w:color="auto"/>
        <w:left w:val="none" w:sz="0" w:space="0" w:color="auto"/>
        <w:bottom w:val="none" w:sz="0" w:space="0" w:color="auto"/>
        <w:right w:val="none" w:sz="0" w:space="0" w:color="auto"/>
      </w:divBdr>
    </w:div>
    <w:div w:id="674264792">
      <w:bodyDiv w:val="1"/>
      <w:marLeft w:val="0"/>
      <w:marRight w:val="0"/>
      <w:marTop w:val="0"/>
      <w:marBottom w:val="0"/>
      <w:divBdr>
        <w:top w:val="none" w:sz="0" w:space="0" w:color="auto"/>
        <w:left w:val="none" w:sz="0" w:space="0" w:color="auto"/>
        <w:bottom w:val="none" w:sz="0" w:space="0" w:color="auto"/>
        <w:right w:val="none" w:sz="0" w:space="0" w:color="auto"/>
      </w:divBdr>
    </w:div>
    <w:div w:id="823861556">
      <w:bodyDiv w:val="1"/>
      <w:marLeft w:val="0"/>
      <w:marRight w:val="0"/>
      <w:marTop w:val="0"/>
      <w:marBottom w:val="0"/>
      <w:divBdr>
        <w:top w:val="none" w:sz="0" w:space="0" w:color="auto"/>
        <w:left w:val="none" w:sz="0" w:space="0" w:color="auto"/>
        <w:bottom w:val="none" w:sz="0" w:space="0" w:color="auto"/>
        <w:right w:val="none" w:sz="0" w:space="0" w:color="auto"/>
      </w:divBdr>
    </w:div>
    <w:div w:id="972322968">
      <w:bodyDiv w:val="1"/>
      <w:marLeft w:val="0"/>
      <w:marRight w:val="0"/>
      <w:marTop w:val="0"/>
      <w:marBottom w:val="0"/>
      <w:divBdr>
        <w:top w:val="none" w:sz="0" w:space="0" w:color="auto"/>
        <w:left w:val="none" w:sz="0" w:space="0" w:color="auto"/>
        <w:bottom w:val="none" w:sz="0" w:space="0" w:color="auto"/>
        <w:right w:val="none" w:sz="0" w:space="0" w:color="auto"/>
      </w:divBdr>
    </w:div>
    <w:div w:id="1119638945">
      <w:bodyDiv w:val="1"/>
      <w:marLeft w:val="0"/>
      <w:marRight w:val="0"/>
      <w:marTop w:val="0"/>
      <w:marBottom w:val="0"/>
      <w:divBdr>
        <w:top w:val="none" w:sz="0" w:space="0" w:color="auto"/>
        <w:left w:val="none" w:sz="0" w:space="0" w:color="auto"/>
        <w:bottom w:val="none" w:sz="0" w:space="0" w:color="auto"/>
        <w:right w:val="none" w:sz="0" w:space="0" w:color="auto"/>
      </w:divBdr>
    </w:div>
    <w:div w:id="1300721196">
      <w:bodyDiv w:val="1"/>
      <w:marLeft w:val="0"/>
      <w:marRight w:val="0"/>
      <w:marTop w:val="0"/>
      <w:marBottom w:val="0"/>
      <w:divBdr>
        <w:top w:val="none" w:sz="0" w:space="0" w:color="auto"/>
        <w:left w:val="none" w:sz="0" w:space="0" w:color="auto"/>
        <w:bottom w:val="none" w:sz="0" w:space="0" w:color="auto"/>
        <w:right w:val="none" w:sz="0" w:space="0" w:color="auto"/>
      </w:divBdr>
    </w:div>
    <w:div w:id="1338847697">
      <w:bodyDiv w:val="1"/>
      <w:marLeft w:val="0"/>
      <w:marRight w:val="0"/>
      <w:marTop w:val="0"/>
      <w:marBottom w:val="0"/>
      <w:divBdr>
        <w:top w:val="none" w:sz="0" w:space="0" w:color="auto"/>
        <w:left w:val="none" w:sz="0" w:space="0" w:color="auto"/>
        <w:bottom w:val="none" w:sz="0" w:space="0" w:color="auto"/>
        <w:right w:val="none" w:sz="0" w:space="0" w:color="auto"/>
      </w:divBdr>
    </w:div>
    <w:div w:id="1426918483">
      <w:bodyDiv w:val="1"/>
      <w:marLeft w:val="0"/>
      <w:marRight w:val="0"/>
      <w:marTop w:val="0"/>
      <w:marBottom w:val="0"/>
      <w:divBdr>
        <w:top w:val="none" w:sz="0" w:space="0" w:color="auto"/>
        <w:left w:val="none" w:sz="0" w:space="0" w:color="auto"/>
        <w:bottom w:val="none" w:sz="0" w:space="0" w:color="auto"/>
        <w:right w:val="none" w:sz="0" w:space="0" w:color="auto"/>
      </w:divBdr>
    </w:div>
    <w:div w:id="1450011190">
      <w:bodyDiv w:val="1"/>
      <w:marLeft w:val="0"/>
      <w:marRight w:val="0"/>
      <w:marTop w:val="0"/>
      <w:marBottom w:val="0"/>
      <w:divBdr>
        <w:top w:val="none" w:sz="0" w:space="0" w:color="auto"/>
        <w:left w:val="none" w:sz="0" w:space="0" w:color="auto"/>
        <w:bottom w:val="none" w:sz="0" w:space="0" w:color="auto"/>
        <w:right w:val="none" w:sz="0" w:space="0" w:color="auto"/>
      </w:divBdr>
    </w:div>
    <w:div w:id="1573004325">
      <w:bodyDiv w:val="1"/>
      <w:marLeft w:val="0"/>
      <w:marRight w:val="0"/>
      <w:marTop w:val="0"/>
      <w:marBottom w:val="0"/>
      <w:divBdr>
        <w:top w:val="none" w:sz="0" w:space="0" w:color="auto"/>
        <w:left w:val="none" w:sz="0" w:space="0" w:color="auto"/>
        <w:bottom w:val="none" w:sz="0" w:space="0" w:color="auto"/>
        <w:right w:val="none" w:sz="0" w:space="0" w:color="auto"/>
      </w:divBdr>
    </w:div>
    <w:div w:id="1638949664">
      <w:bodyDiv w:val="1"/>
      <w:marLeft w:val="0"/>
      <w:marRight w:val="0"/>
      <w:marTop w:val="0"/>
      <w:marBottom w:val="0"/>
      <w:divBdr>
        <w:top w:val="none" w:sz="0" w:space="0" w:color="auto"/>
        <w:left w:val="none" w:sz="0" w:space="0" w:color="auto"/>
        <w:bottom w:val="none" w:sz="0" w:space="0" w:color="auto"/>
        <w:right w:val="none" w:sz="0" w:space="0" w:color="auto"/>
      </w:divBdr>
    </w:div>
    <w:div w:id="1862164721">
      <w:bodyDiv w:val="1"/>
      <w:marLeft w:val="0"/>
      <w:marRight w:val="0"/>
      <w:marTop w:val="0"/>
      <w:marBottom w:val="0"/>
      <w:divBdr>
        <w:top w:val="none" w:sz="0" w:space="0" w:color="auto"/>
        <w:left w:val="none" w:sz="0" w:space="0" w:color="auto"/>
        <w:bottom w:val="none" w:sz="0" w:space="0" w:color="auto"/>
        <w:right w:val="none" w:sz="0" w:space="0" w:color="auto"/>
      </w:divBdr>
    </w:div>
    <w:div w:id="1902519663">
      <w:bodyDiv w:val="1"/>
      <w:marLeft w:val="0"/>
      <w:marRight w:val="0"/>
      <w:marTop w:val="0"/>
      <w:marBottom w:val="0"/>
      <w:divBdr>
        <w:top w:val="none" w:sz="0" w:space="0" w:color="auto"/>
        <w:left w:val="none" w:sz="0" w:space="0" w:color="auto"/>
        <w:bottom w:val="none" w:sz="0" w:space="0" w:color="auto"/>
        <w:right w:val="none" w:sz="0" w:space="0" w:color="auto"/>
      </w:divBdr>
    </w:div>
    <w:div w:id="2008052198">
      <w:bodyDiv w:val="1"/>
      <w:marLeft w:val="0"/>
      <w:marRight w:val="0"/>
      <w:marTop w:val="0"/>
      <w:marBottom w:val="0"/>
      <w:divBdr>
        <w:top w:val="none" w:sz="0" w:space="0" w:color="auto"/>
        <w:left w:val="none" w:sz="0" w:space="0" w:color="auto"/>
        <w:bottom w:val="none" w:sz="0" w:space="0" w:color="auto"/>
        <w:right w:val="none" w:sz="0" w:space="0" w:color="auto"/>
      </w:divBdr>
    </w:div>
    <w:div w:id="208792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microsoft.com/office/2011/relationships/people" Target="peop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www.ncbi.nlm.nih.gov/pmc/articles/PMC2196288/"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flowrepository.org/id/FR-FCM-ZZZU"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hyperlink" Target="https://isac-net.org/"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en.wikipedia.org/wiki/Flow_cytometry"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mailto:xavier.cabrera@gmail.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806C9-C65C-4A51-A196-0F57FB278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4887</Words>
  <Characters>27862</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Ah-ng Kong</dc:creator>
  <cp:keywords/>
  <dc:description/>
  <cp:lastModifiedBy>Mahan Dastgiri</cp:lastModifiedBy>
  <cp:revision>2</cp:revision>
  <dcterms:created xsi:type="dcterms:W3CDTF">2023-09-29T00:26:00Z</dcterms:created>
  <dcterms:modified xsi:type="dcterms:W3CDTF">2023-09-29T00:26:00Z</dcterms:modified>
</cp:coreProperties>
</file>